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32D5" w14:textId="43701792" w:rsidR="005167ED" w:rsidRDefault="00931241" w:rsidP="000868F9">
      <w:pPr>
        <w:pStyle w:val="Heading2"/>
        <w:numPr>
          <w:ilvl w:val="0"/>
          <w:numId w:val="7"/>
        </w:numPr>
      </w:pPr>
      <w:r w:rsidRPr="005167ED">
        <w:t xml:space="preserve">Correlation structure </w:t>
      </w:r>
      <w:r w:rsidR="007E27E3" w:rsidRPr="005167ED">
        <w:t xml:space="preserve">of </w:t>
      </w:r>
      <w:r w:rsidR="005167ED" w:rsidRPr="005167ED">
        <w:t>covariates in virtual populations</w:t>
      </w:r>
    </w:p>
    <w:p w14:paraId="3E81A844" w14:textId="081EFA7B" w:rsidR="00BD65A1" w:rsidRDefault="00BD65A1" w:rsidP="00BD65A1">
      <w:pPr>
        <w:pStyle w:val="ListParagraph"/>
        <w:rPr>
          <w:b/>
          <w:bCs/>
        </w:rPr>
      </w:pPr>
      <w:r>
        <w:rPr>
          <w:b/>
          <w:bCs/>
        </w:rPr>
        <w:t xml:space="preserve">Done – N=300, 80,40 </w:t>
      </w:r>
    </w:p>
    <w:p w14:paraId="1D154176" w14:textId="21D76FD2" w:rsidR="00A5751C" w:rsidRDefault="00BD65A1" w:rsidP="00BD65A1">
      <w:pPr>
        <w:pStyle w:val="ListParagraph"/>
        <w:rPr>
          <w:b/>
          <w:bCs/>
        </w:rPr>
      </w:pPr>
      <w:r>
        <w:rPr>
          <w:b/>
          <w:bCs/>
        </w:rPr>
        <w:lastRenderedPageBreak/>
        <w:t>Method:</w:t>
      </w:r>
      <w:r>
        <w:rPr>
          <w:b/>
          <w:bCs/>
        </w:rPr>
        <w:br/>
      </w:r>
      <w:r w:rsidR="001F2D7B" w:rsidRPr="001F2D7B">
        <w:rPr>
          <w:b/>
          <w:bCs/>
          <w:noProof/>
        </w:rPr>
        <w:drawing>
          <wp:inline distT="0" distB="0" distL="0" distR="0" wp14:anchorId="60AB009C" wp14:editId="650660EB">
            <wp:extent cx="3304602" cy="3334407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B4988C2B-8592-0783-11B7-0DF93CE456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B4988C2B-8592-0783-11B7-0DF93CE456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3196" cy="334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791">
        <w:rPr>
          <w:b/>
          <w:bCs/>
        </w:rPr>
        <w:br/>
      </w:r>
      <w:r w:rsidR="00DF1791" w:rsidRPr="00DF1791">
        <w:rPr>
          <w:b/>
          <w:bCs/>
          <w:noProof/>
        </w:rPr>
        <w:lastRenderedPageBreak/>
        <w:drawing>
          <wp:inline distT="0" distB="0" distL="0" distR="0" wp14:anchorId="60E981C3" wp14:editId="46610537">
            <wp:extent cx="5238459" cy="3486150"/>
            <wp:effectExtent l="0" t="0" r="635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DF3D6FD-2EB7-81AA-4B9B-94846B370C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DF3D6FD-2EB7-81AA-4B9B-94846B370C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 t="5362"/>
                    <a:stretch>
                      <a:fillRect/>
                    </a:stretch>
                  </pic:blipFill>
                  <pic:spPr>
                    <a:xfrm>
                      <a:off x="0" y="0"/>
                      <a:ext cx="5248388" cy="349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EE8B" w14:textId="77777777" w:rsidR="00DF1791" w:rsidRDefault="00DF1791" w:rsidP="00BD65A1">
      <w:pPr>
        <w:pStyle w:val="ListParagraph"/>
        <w:rPr>
          <w:b/>
          <w:bCs/>
        </w:rPr>
      </w:pPr>
    </w:p>
    <w:p w14:paraId="3541D56B" w14:textId="77777777" w:rsidR="00DF1791" w:rsidRDefault="00DF1791" w:rsidP="00BD65A1">
      <w:pPr>
        <w:pStyle w:val="ListParagraph"/>
        <w:rPr>
          <w:b/>
          <w:bCs/>
        </w:rPr>
      </w:pPr>
    </w:p>
    <w:p w14:paraId="2AC94DB8" w14:textId="5BA01F0D" w:rsidR="00B614DF" w:rsidRDefault="00463E2A" w:rsidP="00826962">
      <w:pPr>
        <w:rPr>
          <w:b/>
          <w:bCs/>
        </w:rPr>
      </w:pPr>
      <w:proofErr w:type="gramStart"/>
      <w:r>
        <w:rPr>
          <w:b/>
          <w:bCs/>
        </w:rPr>
        <w:t>How</w:t>
      </w:r>
      <w:proofErr w:type="gramEnd"/>
      <w:r>
        <w:rPr>
          <w:b/>
          <w:bCs/>
        </w:rPr>
        <w:t xml:space="preserve"> different methods in </w:t>
      </w:r>
      <w:r w:rsidR="005C3B1F">
        <w:rPr>
          <w:b/>
          <w:bCs/>
        </w:rPr>
        <w:t xml:space="preserve">the </w:t>
      </w:r>
      <w:r>
        <w:rPr>
          <w:b/>
          <w:bCs/>
        </w:rPr>
        <w:t xml:space="preserve">nlmixr2 ecosystem </w:t>
      </w:r>
      <w:r w:rsidR="005C3B1F">
        <w:rPr>
          <w:b/>
          <w:bCs/>
        </w:rPr>
        <w:t xml:space="preserve">select covariates for </w:t>
      </w:r>
      <w:proofErr w:type="spellStart"/>
      <w:r w:rsidR="005C3B1F">
        <w:rPr>
          <w:b/>
          <w:bCs/>
        </w:rPr>
        <w:t>popPK</w:t>
      </w:r>
      <w:proofErr w:type="spellEnd"/>
      <w:r w:rsidR="005C3B1F">
        <w:rPr>
          <w:b/>
          <w:bCs/>
        </w:rPr>
        <w:t xml:space="preserve"> models</w:t>
      </w:r>
      <w:r w:rsidR="00D14FAA">
        <w:rPr>
          <w:b/>
          <w:bCs/>
        </w:rPr>
        <w:t>.</w:t>
      </w:r>
    </w:p>
    <w:p w14:paraId="169FC74C" w14:textId="77777777" w:rsidR="000868F9" w:rsidRDefault="00B614DF" w:rsidP="00826962">
      <w:r w:rsidRPr="00340A1F">
        <w:t xml:space="preserve">Methods </w:t>
      </w:r>
      <w:r w:rsidR="00AD002E">
        <w:t>status</w:t>
      </w:r>
      <w:r w:rsidRPr="00340A1F">
        <w:t xml:space="preserve">: </w:t>
      </w:r>
    </w:p>
    <w:p w14:paraId="3B983522" w14:textId="315A66A6" w:rsidR="000868F9" w:rsidRDefault="000868F9" w:rsidP="00B74BBD">
      <w:pPr>
        <w:pStyle w:val="Heading2"/>
        <w:numPr>
          <w:ilvl w:val="0"/>
          <w:numId w:val="7"/>
        </w:numPr>
      </w:pPr>
      <w:proofErr w:type="spellStart"/>
      <w:r>
        <w:t>Focei-bobyqa</w:t>
      </w:r>
      <w:proofErr w:type="spellEnd"/>
    </w:p>
    <w:p w14:paraId="5BC2B954" w14:textId="500502B4" w:rsidR="001D4B20" w:rsidRDefault="001D4B20" w:rsidP="00826962"/>
    <w:p w14:paraId="4E62BF12" w14:textId="0B9EBD3D" w:rsidR="001D4B20" w:rsidRDefault="00052B31" w:rsidP="00052B31">
      <w:pPr>
        <w:pStyle w:val="Heading3"/>
      </w:pPr>
      <w:r>
        <w:lastRenderedPageBreak/>
        <w:t>Fit the true models</w:t>
      </w:r>
      <w:r w:rsidR="00D5673A" w:rsidRPr="000868F9">
        <w:rPr>
          <w:b/>
          <w:bCs/>
        </w:rPr>
        <w:br/>
      </w:r>
      <w:r w:rsidR="00D5673A" w:rsidRPr="00D5673A">
        <w:rPr>
          <w:noProof/>
        </w:rPr>
        <w:drawing>
          <wp:inline distT="0" distB="0" distL="0" distR="0" wp14:anchorId="6BF8F2C2" wp14:editId="3529473D">
            <wp:extent cx="7691395" cy="2784022"/>
            <wp:effectExtent l="0" t="0" r="5080" b="0"/>
            <wp:docPr id="7" name="Content Placeholder 6">
              <a:extLst xmlns:a="http://schemas.openxmlformats.org/drawingml/2006/main">
                <a:ext uri="{FF2B5EF4-FFF2-40B4-BE49-F238E27FC236}">
                  <a16:creationId xmlns:a16="http://schemas.microsoft.com/office/drawing/2014/main" id="{7C53DF58-FDFB-9A98-8BC8-C9E7DBFA2AB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>
                      <a:extLst>
                        <a:ext uri="{FF2B5EF4-FFF2-40B4-BE49-F238E27FC236}">
                          <a16:creationId xmlns:a16="http://schemas.microsoft.com/office/drawing/2014/main" id="{7C53DF58-FDFB-9A98-8BC8-C9E7DBFA2AB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rcRect r="1338"/>
                    <a:stretch>
                      <a:fillRect/>
                    </a:stretch>
                  </pic:blipFill>
                  <pic:spPr>
                    <a:xfrm>
                      <a:off x="0" y="0"/>
                      <a:ext cx="7701217" cy="278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D1E">
        <w:br/>
      </w:r>
    </w:p>
    <w:p w14:paraId="3A31D326" w14:textId="06CEFBBC" w:rsidR="000868F9" w:rsidRPr="000067ED" w:rsidRDefault="000868F9" w:rsidP="000868F9">
      <w:pPr>
        <w:pStyle w:val="Heading3"/>
      </w:pPr>
      <w:proofErr w:type="spellStart"/>
      <w:r w:rsidRPr="000067ED">
        <w:t>scm</w:t>
      </w:r>
      <w:proofErr w:type="spellEnd"/>
      <w:r w:rsidRPr="000067ED">
        <w:t xml:space="preserve"> </w:t>
      </w:r>
      <w:r w:rsidR="00946346">
        <w:t>_</w:t>
      </w:r>
      <w:proofErr w:type="spellStart"/>
      <w:r w:rsidR="00946346">
        <w:t>focei_bobyqa</w:t>
      </w:r>
      <w:proofErr w:type="spellEnd"/>
    </w:p>
    <w:p w14:paraId="21669B1A" w14:textId="73A11919" w:rsidR="00661B4C" w:rsidRDefault="00661B4C" w:rsidP="00B920CC"/>
    <w:p w14:paraId="08163FC5" w14:textId="1C484CD6" w:rsidR="00661B4C" w:rsidRDefault="00661B4C" w:rsidP="00B920CC"/>
    <w:p w14:paraId="03286034" w14:textId="50E9AA08" w:rsidR="00066137" w:rsidRDefault="00661B4C" w:rsidP="00022B58">
      <w:r>
        <w:br/>
      </w:r>
      <w:r w:rsidR="00B920CC">
        <w:br/>
      </w:r>
      <w:r w:rsidR="00B920CC">
        <w:br/>
      </w:r>
      <w:r w:rsidR="003351F6">
        <w:br/>
      </w:r>
      <w:r w:rsidR="00066137">
        <w:t xml:space="preserve">I </w:t>
      </w:r>
      <w:proofErr w:type="gramStart"/>
      <w:r w:rsidR="00066137">
        <w:t>wonder,</w:t>
      </w:r>
      <w:proofErr w:type="gramEnd"/>
      <w:r w:rsidR="00066137">
        <w:t xml:space="preserve"> if we turn </w:t>
      </w:r>
      <w:proofErr w:type="spellStart"/>
      <w:proofErr w:type="gramStart"/>
      <w:r w:rsidR="00066137">
        <w:t>profileoff</w:t>
      </w:r>
      <w:proofErr w:type="spellEnd"/>
      <w:proofErr w:type="gramEnd"/>
      <w:r w:rsidR="005E519A">
        <w:t xml:space="preserve"> with the winner selection fixed, whether this will be </w:t>
      </w:r>
      <w:proofErr w:type="gramStart"/>
      <w:r w:rsidR="005E519A">
        <w:t>beneficial ????</w:t>
      </w:r>
      <w:proofErr w:type="gramEnd"/>
      <w:r w:rsidR="005E519A">
        <w:t xml:space="preserve"> Run a pilot test. </w:t>
      </w:r>
    </w:p>
    <w:p w14:paraId="46EF8886" w14:textId="4D2FF82A" w:rsidR="00F61F60" w:rsidRDefault="00F61F60" w:rsidP="00B920CC">
      <w:r w:rsidRPr="00F61F60">
        <w:rPr>
          <w:noProof/>
        </w:rPr>
        <w:lastRenderedPageBreak/>
        <w:drawing>
          <wp:inline distT="0" distB="0" distL="0" distR="0" wp14:anchorId="6D85AF06" wp14:editId="3C986DB2">
            <wp:extent cx="5830114" cy="3210373"/>
            <wp:effectExtent l="0" t="0" r="0" b="9525"/>
            <wp:docPr id="180896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60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5B0">
        <w:br/>
      </w:r>
      <w:r w:rsidR="00BD7326" w:rsidRPr="00BD7326">
        <w:rPr>
          <w:noProof/>
        </w:rPr>
        <w:lastRenderedPageBreak/>
        <w:drawing>
          <wp:inline distT="0" distB="0" distL="0" distR="0" wp14:anchorId="44503B99" wp14:editId="550B3C57">
            <wp:extent cx="5963482" cy="3677163"/>
            <wp:effectExtent l="0" t="0" r="0" b="0"/>
            <wp:docPr id="165696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60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5C0B" w14:textId="652124A5" w:rsidR="003A5CA0" w:rsidRDefault="003A5CA0" w:rsidP="00B920CC">
      <w:r w:rsidRPr="003A5CA0">
        <w:rPr>
          <w:noProof/>
        </w:rPr>
        <w:lastRenderedPageBreak/>
        <w:drawing>
          <wp:inline distT="0" distB="0" distL="0" distR="0" wp14:anchorId="4387AB01" wp14:editId="3E0204EB">
            <wp:extent cx="5879592" cy="3024761"/>
            <wp:effectExtent l="0" t="0" r="6985" b="4445"/>
            <wp:docPr id="204503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31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8974" cy="302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372A" w14:textId="298BB37F" w:rsidR="00987481" w:rsidRDefault="00B86552" w:rsidP="00B920CC">
      <w:r w:rsidRPr="00B86552">
        <w:rPr>
          <w:noProof/>
        </w:rPr>
        <w:drawing>
          <wp:inline distT="0" distB="0" distL="0" distR="0" wp14:anchorId="567DD540" wp14:editId="14B7B7DF">
            <wp:extent cx="5888736" cy="2584687"/>
            <wp:effectExtent l="0" t="0" r="0" b="6350"/>
            <wp:docPr id="16760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27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9819" cy="258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D20A" w14:textId="0B9BABC6" w:rsidR="008B24D4" w:rsidRDefault="00987481" w:rsidP="00B920CC">
      <w:r w:rsidRPr="00987481">
        <w:rPr>
          <w:noProof/>
        </w:rPr>
        <w:lastRenderedPageBreak/>
        <w:drawing>
          <wp:inline distT="0" distB="0" distL="0" distR="0" wp14:anchorId="134B2936" wp14:editId="2D3D891C">
            <wp:extent cx="5194940" cy="6263640"/>
            <wp:effectExtent l="0" t="0" r="5715" b="3810"/>
            <wp:docPr id="55982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24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480" cy="62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6D54" w14:textId="1A97CD0A" w:rsidR="00275DEF" w:rsidRDefault="001C6F32" w:rsidP="00B920CC">
      <w:r>
        <w:lastRenderedPageBreak/>
        <w:t>-------------------------------------------</w:t>
      </w:r>
      <w:r w:rsidR="00275DEF">
        <w:t>Current Retry</w:t>
      </w:r>
      <w:r w:rsidR="00300626">
        <w:t xml:space="preserve"> Machinery</w:t>
      </w:r>
      <w:r w:rsidR="00B35714">
        <w:t>----------------------------</w:t>
      </w:r>
    </w:p>
    <w:p w14:paraId="523A2AA1" w14:textId="498920A6" w:rsidR="008B24D4" w:rsidRDefault="00275DEF" w:rsidP="00B920CC">
      <w:r w:rsidRPr="00275DEF">
        <w:rPr>
          <w:noProof/>
        </w:rPr>
        <w:drawing>
          <wp:inline distT="0" distB="0" distL="0" distR="0" wp14:anchorId="19AEF268" wp14:editId="67964709">
            <wp:extent cx="6725589" cy="3029373"/>
            <wp:effectExtent l="0" t="0" r="0" b="0"/>
            <wp:docPr id="66237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77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393C" w14:textId="3A08BF4F" w:rsidR="00B86552" w:rsidRDefault="001C6F32" w:rsidP="00B920CC">
      <w:r>
        <w:t>-------------------------------------------------------------------------</w:t>
      </w:r>
    </w:p>
    <w:p w14:paraId="249D41A8" w14:textId="37E88DBD" w:rsidR="003A5CA0" w:rsidRDefault="001C6F32" w:rsidP="00B920CC">
      <w:r w:rsidRPr="00FD236A">
        <w:rPr>
          <w:highlight w:val="green"/>
        </w:rPr>
        <w:t xml:space="preserve">Another </w:t>
      </w:r>
      <w:r w:rsidR="007949AA" w:rsidRPr="00FD236A">
        <w:rPr>
          <w:highlight w:val="green"/>
        </w:rPr>
        <w:t>failure mode</w:t>
      </w:r>
      <w:r w:rsidR="00B35714" w:rsidRPr="00FD236A">
        <w:rPr>
          <w:highlight w:val="green"/>
        </w:rPr>
        <w:t xml:space="preserve">: winner selection </w:t>
      </w:r>
      <w:r w:rsidR="00FD236A" w:rsidRPr="00FD236A">
        <w:rPr>
          <w:highlight w:val="green"/>
        </w:rPr>
        <w:t>becomes</w:t>
      </w:r>
      <w:r w:rsidR="00B35714" w:rsidRPr="00FD236A">
        <w:rPr>
          <w:highlight w:val="green"/>
        </w:rPr>
        <w:t xml:space="preserve"> random when </w:t>
      </w:r>
      <w:r w:rsidR="00614DBD" w:rsidRPr="00FD236A">
        <w:rPr>
          <w:highlight w:val="green"/>
        </w:rPr>
        <w:t>p-value ties</w:t>
      </w:r>
      <w:r w:rsidR="00614DBD">
        <w:t xml:space="preserve"> </w:t>
      </w:r>
    </w:p>
    <w:p w14:paraId="6A154C80" w14:textId="34A5E0FA" w:rsidR="00176E0D" w:rsidRDefault="00176E0D" w:rsidP="00B920CC">
      <w:r w:rsidRPr="00176E0D">
        <w:t xml:space="preserve">Found the winner rule: </w:t>
      </w:r>
      <w:proofErr w:type="spellStart"/>
      <w:r w:rsidRPr="00176E0D">
        <w:t>bestIdx</w:t>
      </w:r>
      <w:proofErr w:type="spellEnd"/>
      <w:r w:rsidRPr="00176E0D">
        <w:t xml:space="preserve"> &lt;- </w:t>
      </w:r>
      <w:proofErr w:type="spellStart"/>
      <w:r w:rsidRPr="00176E0D">
        <w:t>which.min</w:t>
      </w:r>
      <w:proofErr w:type="spellEnd"/>
      <w:r w:rsidRPr="00176E0D">
        <w:t>(</w:t>
      </w:r>
      <w:proofErr w:type="spellStart"/>
      <w:r w:rsidRPr="00176E0D">
        <w:t>resTable$</w:t>
      </w:r>
      <w:proofErr w:type="gramStart"/>
      <w:r w:rsidRPr="00176E0D">
        <w:t>pchisqr</w:t>
      </w:r>
      <w:proofErr w:type="spellEnd"/>
      <w:r w:rsidRPr="00176E0D">
        <w:t>) —</w:t>
      </w:r>
      <w:proofErr w:type="gramEnd"/>
      <w:r w:rsidRPr="00176E0D">
        <w:t xml:space="preserve"> winner is the smallest p-value, not largest </w:t>
      </w:r>
      <w:proofErr w:type="spellStart"/>
      <w:r w:rsidRPr="00176E0D">
        <w:t>dOFV</w:t>
      </w:r>
      <w:proofErr w:type="spellEnd"/>
      <w:r w:rsidRPr="00176E0D">
        <w:t>.</w:t>
      </w:r>
    </w:p>
    <w:p w14:paraId="6F1BD8B1" w14:textId="4E13EF76" w:rsidR="003A57C0" w:rsidRDefault="003E573A" w:rsidP="00B920CC">
      <w:r w:rsidRPr="003E573A">
        <w:rPr>
          <w:noProof/>
        </w:rPr>
        <w:lastRenderedPageBreak/>
        <w:drawing>
          <wp:inline distT="0" distB="0" distL="0" distR="0" wp14:anchorId="1E13C07E" wp14:editId="176996BD">
            <wp:extent cx="5915770" cy="4290482"/>
            <wp:effectExtent l="0" t="0" r="8890" b="0"/>
            <wp:docPr id="75244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40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9351" cy="430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C1BA" w14:textId="48AE7915" w:rsidR="00176E0D" w:rsidRDefault="003A57C0" w:rsidP="00B920CC">
      <w:r w:rsidRPr="00FD236A">
        <w:rPr>
          <w:highlight w:val="green"/>
        </w:rPr>
        <w:t>Recommended benchmark config: </w:t>
      </w:r>
      <w:proofErr w:type="spellStart"/>
      <w:r w:rsidRPr="00FD236A">
        <w:rPr>
          <w:highlight w:val="green"/>
        </w:rPr>
        <w:t>maxRetries</w:t>
      </w:r>
      <w:proofErr w:type="spellEnd"/>
      <w:r w:rsidRPr="00FD236A">
        <w:rPr>
          <w:highlight w:val="green"/>
        </w:rPr>
        <w:t xml:space="preserve"> = 0, </w:t>
      </w:r>
      <w:proofErr w:type="spellStart"/>
      <w:r w:rsidRPr="00FD236A">
        <w:rPr>
          <w:highlight w:val="green"/>
        </w:rPr>
        <w:t>profileInitOnStall</w:t>
      </w:r>
      <w:proofErr w:type="spellEnd"/>
      <w:r w:rsidRPr="00FD236A">
        <w:rPr>
          <w:highlight w:val="green"/>
        </w:rPr>
        <w:t xml:space="preserve"> = TRUE, </w:t>
      </w:r>
      <w:proofErr w:type="spellStart"/>
      <w:r w:rsidRPr="00FD236A">
        <w:rPr>
          <w:highlight w:val="green"/>
        </w:rPr>
        <w:t>stallTol</w:t>
      </w:r>
      <w:proofErr w:type="spellEnd"/>
      <w:r w:rsidRPr="00FD236A">
        <w:rPr>
          <w:highlight w:val="green"/>
        </w:rPr>
        <w:t xml:space="preserve"> = 0.</w:t>
      </w:r>
    </w:p>
    <w:p w14:paraId="7FF48A0A" w14:textId="6269D8FB" w:rsidR="00487BE0" w:rsidRDefault="00487BE0" w:rsidP="00B920CC">
      <w:proofErr w:type="spellStart"/>
      <w:r>
        <w:t>Lincmt</w:t>
      </w:r>
      <w:proofErr w:type="spellEnd"/>
      <w:r>
        <w:t xml:space="preserve"> -</w:t>
      </w:r>
      <w:proofErr w:type="spellStart"/>
      <w:r>
        <w:t>analytial</w:t>
      </w:r>
      <w:proofErr w:type="spellEnd"/>
      <w:r>
        <w:t xml:space="preserve"> solution – smooth </w:t>
      </w:r>
      <w:proofErr w:type="spellStart"/>
      <w:r>
        <w:t>ofv</w:t>
      </w:r>
      <w:proofErr w:type="spellEnd"/>
      <w:r>
        <w:t xml:space="preserve"> surface – more accurate selection</w:t>
      </w:r>
    </w:p>
    <w:p w14:paraId="17F44E95" w14:textId="77777777" w:rsidR="00D72BD3" w:rsidRPr="00D72BD3" w:rsidRDefault="00D72BD3" w:rsidP="00D72BD3">
      <w:proofErr w:type="spellStart"/>
      <w:r w:rsidRPr="00D72BD3">
        <w:t>agg</w:t>
      </w:r>
      <w:proofErr w:type="spellEnd"/>
      <w:r w:rsidRPr="00D72BD3">
        <w:t xml:space="preserve"> &lt;- "output/</w:t>
      </w:r>
      <w:proofErr w:type="spellStart"/>
      <w:r w:rsidRPr="00D72BD3">
        <w:t>scm_bench_rescue_winner_aggregated</w:t>
      </w:r>
      <w:proofErr w:type="spellEnd"/>
      <w:r w:rsidRPr="00D72BD3">
        <w:t>"</w:t>
      </w:r>
    </w:p>
    <w:p w14:paraId="12775597" w14:textId="6D0AA814" w:rsidR="00D72BD3" w:rsidRPr="00D72BD3" w:rsidRDefault="00D72BD3" w:rsidP="00D72BD3">
      <w:r w:rsidRPr="00D72BD3">
        <w:t>est &lt;- "</w:t>
      </w:r>
      <w:proofErr w:type="spellStart"/>
      <w:r w:rsidRPr="00D72BD3">
        <w:t>focei</w:t>
      </w:r>
      <w:proofErr w:type="spellEnd"/>
      <w:r w:rsidRPr="00D72BD3">
        <w:t>"; opt &lt;- "</w:t>
      </w:r>
      <w:proofErr w:type="spellStart"/>
      <w:r w:rsidRPr="00D72BD3">
        <w:t>bobyqa</w:t>
      </w:r>
      <w:proofErr w:type="spellEnd"/>
      <w:r w:rsidRPr="00D72BD3">
        <w:t>"</w:t>
      </w:r>
    </w:p>
    <w:p w14:paraId="071B4E53" w14:textId="77777777" w:rsidR="00D72BD3" w:rsidRPr="00D72BD3" w:rsidRDefault="00D72BD3" w:rsidP="00D72BD3"/>
    <w:p w14:paraId="3D98746C" w14:textId="77777777" w:rsidR="00D72BD3" w:rsidRPr="00D72BD3" w:rsidRDefault="00D72BD3" w:rsidP="00D72BD3">
      <w:r w:rsidRPr="00D72BD3">
        <w:lastRenderedPageBreak/>
        <w:t>source("script/viz/</w:t>
      </w:r>
      <w:proofErr w:type="spellStart"/>
      <w:r w:rsidRPr="00D72BD3">
        <w:t>fig_</w:t>
      </w:r>
      <w:proofErr w:type="gramStart"/>
      <w:r w:rsidRPr="00D72BD3">
        <w:t>power.R</w:t>
      </w:r>
      <w:proofErr w:type="spellEnd"/>
      <w:proofErr w:type="gramEnd"/>
      <w:r w:rsidRPr="00D72BD3">
        <w:t>")</w:t>
      </w:r>
    </w:p>
    <w:p w14:paraId="1CB72027" w14:textId="77777777" w:rsidR="00D72BD3" w:rsidRPr="00D72BD3" w:rsidRDefault="00D72BD3" w:rsidP="00D72BD3">
      <w:r w:rsidRPr="00D72BD3">
        <w:t xml:space="preserve">p1 &lt;- </w:t>
      </w:r>
      <w:proofErr w:type="spellStart"/>
      <w:r w:rsidRPr="00D72BD3">
        <w:t>fig_</w:t>
      </w:r>
      <w:proofErr w:type="gramStart"/>
      <w:r w:rsidRPr="00D72BD3">
        <w:t>power</w:t>
      </w:r>
      <w:proofErr w:type="spellEnd"/>
      <w:r w:rsidRPr="00D72BD3">
        <w:t>(</w:t>
      </w:r>
      <w:proofErr w:type="spellStart"/>
      <w:proofErr w:type="gramEnd"/>
      <w:r w:rsidRPr="00D72BD3">
        <w:t>agg_dir</w:t>
      </w:r>
      <w:proofErr w:type="spellEnd"/>
      <w:r w:rsidRPr="00D72BD3">
        <w:t xml:space="preserve"> = </w:t>
      </w:r>
      <w:proofErr w:type="spellStart"/>
      <w:r w:rsidRPr="00D72BD3">
        <w:t>agg</w:t>
      </w:r>
      <w:proofErr w:type="spellEnd"/>
      <w:r w:rsidRPr="00D72BD3">
        <w:t xml:space="preserve">, </w:t>
      </w:r>
      <w:proofErr w:type="spellStart"/>
      <w:r w:rsidRPr="00D72BD3">
        <w:t>csv_name</w:t>
      </w:r>
      <w:proofErr w:type="spellEnd"/>
      <w:r w:rsidRPr="00D72BD3">
        <w:t xml:space="preserve"> = "scm_power.csv",</w:t>
      </w:r>
    </w:p>
    <w:p w14:paraId="385929EC" w14:textId="77777777" w:rsidR="00D72BD3" w:rsidRPr="00D72BD3" w:rsidRDefault="00D72BD3" w:rsidP="00D72BD3">
      <w:r w:rsidRPr="00D72BD3">
        <w:t xml:space="preserve">                estimator = est, </w:t>
      </w:r>
      <w:proofErr w:type="spellStart"/>
      <w:r w:rsidRPr="00D72BD3">
        <w:t>outer_opt</w:t>
      </w:r>
      <w:proofErr w:type="spellEnd"/>
      <w:r w:rsidRPr="00D72BD3">
        <w:t xml:space="preserve"> = opt,</w:t>
      </w:r>
    </w:p>
    <w:p w14:paraId="4FAA0D96" w14:textId="77777777" w:rsidR="00D72BD3" w:rsidRPr="00D72BD3" w:rsidRDefault="00D72BD3" w:rsidP="00D72BD3">
      <w:r w:rsidRPr="00D72BD3">
        <w:t xml:space="preserve">                save = TRUE, </w:t>
      </w:r>
      <w:proofErr w:type="spellStart"/>
      <w:r w:rsidRPr="00D72BD3">
        <w:t>out_dir</w:t>
      </w:r>
      <w:proofErr w:type="spellEnd"/>
      <w:r w:rsidRPr="00D72BD3">
        <w:t xml:space="preserve"> = "output/figures/</w:t>
      </w:r>
      <w:proofErr w:type="spellStart"/>
      <w:r w:rsidRPr="00D72BD3">
        <w:t>scm_covsel</w:t>
      </w:r>
      <w:proofErr w:type="spellEnd"/>
      <w:r w:rsidRPr="00D72BD3">
        <w:t>")</w:t>
      </w:r>
    </w:p>
    <w:p w14:paraId="49D81EF0" w14:textId="77777777" w:rsidR="00D72BD3" w:rsidRPr="00D72BD3" w:rsidRDefault="00D72BD3" w:rsidP="00D72BD3"/>
    <w:p w14:paraId="0327C92A" w14:textId="77777777" w:rsidR="00D72BD3" w:rsidRPr="00D72BD3" w:rsidRDefault="00D72BD3" w:rsidP="00D72BD3">
      <w:r w:rsidRPr="00D72BD3">
        <w:t>source("script/viz/</w:t>
      </w:r>
      <w:proofErr w:type="spellStart"/>
      <w:r w:rsidRPr="00D72BD3">
        <w:t>fig_diag_</w:t>
      </w:r>
      <w:proofErr w:type="gramStart"/>
      <w:r w:rsidRPr="00D72BD3">
        <w:t>rates.R</w:t>
      </w:r>
      <w:proofErr w:type="spellEnd"/>
      <w:proofErr w:type="gramEnd"/>
      <w:r w:rsidRPr="00D72BD3">
        <w:t>")</w:t>
      </w:r>
    </w:p>
    <w:p w14:paraId="285CF9EB" w14:textId="77777777" w:rsidR="00D72BD3" w:rsidRPr="00D72BD3" w:rsidRDefault="00D72BD3" w:rsidP="00D72BD3">
      <w:r w:rsidRPr="00D72BD3">
        <w:t xml:space="preserve">p2 &lt;- </w:t>
      </w:r>
      <w:proofErr w:type="spellStart"/>
      <w:r w:rsidRPr="00D72BD3">
        <w:t>fig_diag_</w:t>
      </w:r>
      <w:proofErr w:type="gramStart"/>
      <w:r w:rsidRPr="00D72BD3">
        <w:t>rates</w:t>
      </w:r>
      <w:proofErr w:type="spellEnd"/>
      <w:r w:rsidRPr="00D72BD3">
        <w:t>(</w:t>
      </w:r>
      <w:proofErr w:type="spellStart"/>
      <w:proofErr w:type="gramEnd"/>
      <w:r w:rsidRPr="00D72BD3">
        <w:t>agg_dir</w:t>
      </w:r>
      <w:proofErr w:type="spellEnd"/>
      <w:r w:rsidRPr="00D72BD3">
        <w:t xml:space="preserve"> = </w:t>
      </w:r>
      <w:proofErr w:type="spellStart"/>
      <w:r w:rsidRPr="00D72BD3">
        <w:t>agg</w:t>
      </w:r>
      <w:proofErr w:type="spellEnd"/>
      <w:r w:rsidRPr="00D72BD3">
        <w:t xml:space="preserve">, </w:t>
      </w:r>
      <w:proofErr w:type="spellStart"/>
      <w:r w:rsidRPr="00D72BD3">
        <w:t>csv_name</w:t>
      </w:r>
      <w:proofErr w:type="spellEnd"/>
      <w:r w:rsidRPr="00D72BD3">
        <w:t xml:space="preserve"> = "scm_diag_rates.csv",</w:t>
      </w:r>
    </w:p>
    <w:p w14:paraId="11EC85EA" w14:textId="77777777" w:rsidR="00D72BD3" w:rsidRPr="00D72BD3" w:rsidRDefault="00D72BD3" w:rsidP="00D72BD3">
      <w:r w:rsidRPr="00D72BD3">
        <w:t xml:space="preserve">                     estimator = est, </w:t>
      </w:r>
      <w:proofErr w:type="spellStart"/>
      <w:r w:rsidRPr="00D72BD3">
        <w:t>outer_opt</w:t>
      </w:r>
      <w:proofErr w:type="spellEnd"/>
      <w:r w:rsidRPr="00D72BD3">
        <w:t xml:space="preserve"> = opt,</w:t>
      </w:r>
    </w:p>
    <w:p w14:paraId="39DA2ECF" w14:textId="77777777" w:rsidR="00D72BD3" w:rsidRPr="00D72BD3" w:rsidRDefault="00D72BD3" w:rsidP="00D72BD3">
      <w:r w:rsidRPr="00D72BD3">
        <w:t xml:space="preserve">                     save = TRUE, </w:t>
      </w:r>
      <w:proofErr w:type="spellStart"/>
      <w:r w:rsidRPr="00D72BD3">
        <w:t>out_dir</w:t>
      </w:r>
      <w:proofErr w:type="spellEnd"/>
      <w:r w:rsidRPr="00D72BD3">
        <w:t xml:space="preserve"> = "output/figures/</w:t>
      </w:r>
      <w:proofErr w:type="spellStart"/>
      <w:r w:rsidRPr="00D72BD3">
        <w:t>scm_covsel</w:t>
      </w:r>
      <w:proofErr w:type="spellEnd"/>
      <w:r w:rsidRPr="00D72BD3">
        <w:t>")</w:t>
      </w:r>
    </w:p>
    <w:p w14:paraId="02429C03" w14:textId="77777777" w:rsidR="00D72BD3" w:rsidRPr="00D72BD3" w:rsidRDefault="00D72BD3" w:rsidP="00D72BD3"/>
    <w:p w14:paraId="5067C647" w14:textId="77777777" w:rsidR="00D72BD3" w:rsidRPr="00D72BD3" w:rsidRDefault="00D72BD3" w:rsidP="00D72BD3">
      <w:r w:rsidRPr="00D72BD3">
        <w:t>source("script/viz/</w:t>
      </w:r>
      <w:proofErr w:type="spellStart"/>
      <w:r w:rsidRPr="00D72BD3">
        <w:t>fig_error_</w:t>
      </w:r>
      <w:proofErr w:type="gramStart"/>
      <w:r w:rsidRPr="00D72BD3">
        <w:t>metrics.R</w:t>
      </w:r>
      <w:proofErr w:type="spellEnd"/>
      <w:proofErr w:type="gramEnd"/>
      <w:r w:rsidRPr="00D72BD3">
        <w:t>")</w:t>
      </w:r>
    </w:p>
    <w:p w14:paraId="382E6B8F" w14:textId="77777777" w:rsidR="00D72BD3" w:rsidRPr="00D72BD3" w:rsidRDefault="00D72BD3" w:rsidP="00D72BD3">
      <w:r w:rsidRPr="00D72BD3">
        <w:t xml:space="preserve">p3 &lt;- </w:t>
      </w:r>
      <w:proofErr w:type="spellStart"/>
      <w:r w:rsidRPr="00D72BD3">
        <w:t>fig_error_</w:t>
      </w:r>
      <w:proofErr w:type="gramStart"/>
      <w:r w:rsidRPr="00D72BD3">
        <w:t>metrics</w:t>
      </w:r>
      <w:proofErr w:type="spellEnd"/>
      <w:r w:rsidRPr="00D72BD3">
        <w:t>(</w:t>
      </w:r>
      <w:proofErr w:type="spellStart"/>
      <w:proofErr w:type="gramEnd"/>
      <w:r w:rsidRPr="00D72BD3">
        <w:t>agg_dir</w:t>
      </w:r>
      <w:proofErr w:type="spellEnd"/>
      <w:r w:rsidRPr="00D72BD3">
        <w:t xml:space="preserve"> = </w:t>
      </w:r>
      <w:proofErr w:type="spellStart"/>
      <w:r w:rsidRPr="00D72BD3">
        <w:t>agg</w:t>
      </w:r>
      <w:proofErr w:type="spellEnd"/>
      <w:r w:rsidRPr="00D72BD3">
        <w:t>, scenario = 16,</w:t>
      </w:r>
    </w:p>
    <w:p w14:paraId="67E12EA7" w14:textId="77777777" w:rsidR="00D72BD3" w:rsidRPr="00D72BD3" w:rsidRDefault="00D72BD3" w:rsidP="00D72BD3">
      <w:r w:rsidRPr="00D72BD3">
        <w:t xml:space="preserve">                        </w:t>
      </w:r>
      <w:proofErr w:type="spellStart"/>
      <w:r w:rsidRPr="00D72BD3">
        <w:t>csv_all</w:t>
      </w:r>
      <w:proofErr w:type="spellEnd"/>
      <w:r w:rsidRPr="00D72BD3">
        <w:t xml:space="preserve"> = "scm_estim_all.csv", </w:t>
      </w:r>
      <w:proofErr w:type="spellStart"/>
      <w:r w:rsidRPr="00D72BD3">
        <w:t>csv_cond</w:t>
      </w:r>
      <w:proofErr w:type="spellEnd"/>
      <w:r w:rsidRPr="00D72BD3">
        <w:t xml:space="preserve"> = "scm_estim_cond.csv",</w:t>
      </w:r>
    </w:p>
    <w:p w14:paraId="44C7B77A" w14:textId="77777777" w:rsidR="00D72BD3" w:rsidRPr="00D72BD3" w:rsidRDefault="00D72BD3" w:rsidP="00D72BD3">
      <w:r w:rsidRPr="00D72BD3">
        <w:t xml:space="preserve">                        estimator = est, </w:t>
      </w:r>
      <w:proofErr w:type="spellStart"/>
      <w:r w:rsidRPr="00D72BD3">
        <w:t>outer_opt</w:t>
      </w:r>
      <w:proofErr w:type="spellEnd"/>
      <w:r w:rsidRPr="00D72BD3">
        <w:t xml:space="preserve"> = opt,</w:t>
      </w:r>
    </w:p>
    <w:p w14:paraId="3CD691FF" w14:textId="77777777" w:rsidR="00D72BD3" w:rsidRPr="00D72BD3" w:rsidRDefault="00D72BD3" w:rsidP="00D72BD3">
      <w:r w:rsidRPr="00D72BD3">
        <w:t xml:space="preserve">                        save = TRUE, </w:t>
      </w:r>
      <w:proofErr w:type="spellStart"/>
      <w:r w:rsidRPr="00D72BD3">
        <w:t>out_dir</w:t>
      </w:r>
      <w:proofErr w:type="spellEnd"/>
      <w:r w:rsidRPr="00D72BD3">
        <w:t xml:space="preserve"> = "output/figures/</w:t>
      </w:r>
      <w:proofErr w:type="spellStart"/>
      <w:r w:rsidRPr="00D72BD3">
        <w:t>scm_covsel</w:t>
      </w:r>
      <w:proofErr w:type="spellEnd"/>
      <w:r w:rsidRPr="00D72BD3">
        <w:t>")</w:t>
      </w:r>
    </w:p>
    <w:p w14:paraId="0EABB2D7" w14:textId="77777777" w:rsidR="00D72BD3" w:rsidRPr="00D72BD3" w:rsidRDefault="00D72BD3" w:rsidP="00D72BD3"/>
    <w:p w14:paraId="6BF8955B" w14:textId="77777777" w:rsidR="00D72BD3" w:rsidRPr="00D72BD3" w:rsidRDefault="00D72BD3" w:rsidP="00D72BD3">
      <w:r w:rsidRPr="00D72BD3">
        <w:t>source("script/viz/</w:t>
      </w:r>
      <w:proofErr w:type="spellStart"/>
      <w:r w:rsidRPr="00D72BD3">
        <w:t>fig_covsel_</w:t>
      </w:r>
      <w:proofErr w:type="gramStart"/>
      <w:r w:rsidRPr="00D72BD3">
        <w:t>heatmap.R</w:t>
      </w:r>
      <w:proofErr w:type="spellEnd"/>
      <w:proofErr w:type="gramEnd"/>
      <w:r w:rsidRPr="00D72BD3">
        <w:t>")</w:t>
      </w:r>
    </w:p>
    <w:p w14:paraId="3A86A730" w14:textId="77777777" w:rsidR="00D72BD3" w:rsidRPr="00D72BD3" w:rsidRDefault="00D72BD3" w:rsidP="00D72BD3">
      <w:r w:rsidRPr="00D72BD3">
        <w:t xml:space="preserve">p4 &lt;- </w:t>
      </w:r>
      <w:proofErr w:type="spellStart"/>
      <w:r w:rsidRPr="00D72BD3">
        <w:t>fig_covsel_heatmap_</w:t>
      </w:r>
      <w:proofErr w:type="gramStart"/>
      <w:r w:rsidRPr="00D72BD3">
        <w:t>scm</w:t>
      </w:r>
      <w:proofErr w:type="spellEnd"/>
      <w:r w:rsidRPr="00D72BD3">
        <w:t>(</w:t>
      </w:r>
      <w:proofErr w:type="spellStart"/>
      <w:proofErr w:type="gramEnd"/>
      <w:r w:rsidRPr="00D72BD3">
        <w:t>agg_dir</w:t>
      </w:r>
      <w:proofErr w:type="spellEnd"/>
      <w:r w:rsidRPr="00D72BD3">
        <w:t xml:space="preserve"> = agg, structure = "both",</w:t>
      </w:r>
    </w:p>
    <w:p w14:paraId="5AC8C244" w14:textId="77777777" w:rsidR="00D72BD3" w:rsidRPr="00D72BD3" w:rsidRDefault="00D72BD3" w:rsidP="00D72BD3">
      <w:r w:rsidRPr="00D72BD3">
        <w:t xml:space="preserve">                             estimator = est, </w:t>
      </w:r>
      <w:proofErr w:type="spellStart"/>
      <w:r w:rsidRPr="00D72BD3">
        <w:t>outer_opt</w:t>
      </w:r>
      <w:proofErr w:type="spellEnd"/>
      <w:r w:rsidRPr="00D72BD3">
        <w:t xml:space="preserve"> = opt,</w:t>
      </w:r>
    </w:p>
    <w:p w14:paraId="62D17EC5" w14:textId="77777777" w:rsidR="00D72BD3" w:rsidRPr="00D72BD3" w:rsidRDefault="00D72BD3" w:rsidP="00D72BD3">
      <w:r w:rsidRPr="00D72BD3">
        <w:lastRenderedPageBreak/>
        <w:t>                             </w:t>
      </w:r>
      <w:proofErr w:type="spellStart"/>
      <w:r w:rsidRPr="00D72BD3">
        <w:t>show_title</w:t>
      </w:r>
      <w:proofErr w:type="spellEnd"/>
      <w:r w:rsidRPr="00D72BD3">
        <w:t xml:space="preserve"> = FALSE, save = TRUE)</w:t>
      </w:r>
    </w:p>
    <w:p w14:paraId="19F94421" w14:textId="77777777" w:rsidR="00D72BD3" w:rsidRPr="00D72BD3" w:rsidRDefault="00D72BD3" w:rsidP="00D72BD3">
      <w:proofErr w:type="gramStart"/>
      <w:r w:rsidRPr="00D72BD3">
        <w:t>cat(</w:t>
      </w:r>
      <w:proofErr w:type="gramEnd"/>
      <w:r w:rsidRPr="00D72BD3">
        <w:t>"all four saved for", est, opt, "\n")</w:t>
      </w:r>
    </w:p>
    <w:p w14:paraId="0AB7636F" w14:textId="77777777" w:rsidR="00D72BD3" w:rsidRPr="00D72BD3" w:rsidRDefault="00D72BD3" w:rsidP="00D72BD3"/>
    <w:p w14:paraId="4C36A92A" w14:textId="77777777" w:rsidR="007C0B11" w:rsidRDefault="007C0B11" w:rsidP="00B920CC"/>
    <w:p w14:paraId="352DFD58" w14:textId="4F535A19" w:rsidR="007C0B11" w:rsidRDefault="007159EC" w:rsidP="007159EC">
      <w:pPr>
        <w:pStyle w:val="Heading4"/>
      </w:pPr>
      <w:r>
        <w:lastRenderedPageBreak/>
        <w:t xml:space="preserve">Convergence </w:t>
      </w:r>
    </w:p>
    <w:p w14:paraId="4F906526" w14:textId="6182BE92" w:rsidR="00A20AD8" w:rsidRDefault="006563B7" w:rsidP="00B920CC">
      <w:r>
        <w:rPr>
          <w:noProof/>
        </w:rPr>
        <w:drawing>
          <wp:inline distT="0" distB="0" distL="0" distR="0" wp14:anchorId="6FD5D242" wp14:editId="445B72A3">
            <wp:extent cx="6710517" cy="5218981"/>
            <wp:effectExtent l="0" t="0" r="0" b="1270"/>
            <wp:docPr id="1502682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82189" name="Picture 15026821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1256" cy="525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D2A8" w14:textId="7BA4BB69" w:rsidR="001F284F" w:rsidRDefault="001F284F" w:rsidP="00E26E90">
      <w:pPr>
        <w:pStyle w:val="Heading4"/>
      </w:pPr>
      <w:r w:rsidRPr="00FE1DD0">
        <w:rPr>
          <w:rStyle w:val="Heading4Char"/>
          <w:highlight w:val="cyan"/>
        </w:rPr>
        <w:lastRenderedPageBreak/>
        <w:t>Power (proportion of true covariate selection)</w:t>
      </w:r>
      <w:r w:rsidRPr="00FE1DD0">
        <w:rPr>
          <w:rStyle w:val="Heading4Char"/>
        </w:rPr>
        <w:t xml:space="preserve"> </w:t>
      </w:r>
      <w:r w:rsidR="00E26E90">
        <w:rPr>
          <w:rStyle w:val="Heading4Char"/>
        </w:rPr>
        <w:t>– all iterations</w:t>
      </w:r>
    </w:p>
    <w:p w14:paraId="6EB0881D" w14:textId="7C28A910" w:rsidR="007C0B11" w:rsidRDefault="007C0B11" w:rsidP="00B920CC">
      <w:r>
        <w:rPr>
          <w:noProof/>
        </w:rPr>
        <w:drawing>
          <wp:inline distT="0" distB="0" distL="0" distR="0" wp14:anchorId="054E5C4F" wp14:editId="19C93EC0">
            <wp:extent cx="6400174" cy="3528203"/>
            <wp:effectExtent l="0" t="0" r="635" b="0"/>
            <wp:docPr id="928294686" name="Picture 1098775327">
              <a:extLst xmlns:a="http://schemas.openxmlformats.org/drawingml/2006/main">
                <a:ext uri="{FF2B5EF4-FFF2-40B4-BE49-F238E27FC236}">
                  <a16:creationId xmlns:a16="http://schemas.microsoft.com/office/drawing/2014/main" id="{75B1CAB3-D6EF-403D-1B9F-5696C5F4D6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94686" name="Picture 1098775327">
                      <a:extLst>
                        <a:ext uri="{FF2B5EF4-FFF2-40B4-BE49-F238E27FC236}">
                          <a16:creationId xmlns:a16="http://schemas.microsoft.com/office/drawing/2014/main" id="{75B1CAB3-D6EF-403D-1B9F-5696C5F4D6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933" cy="353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DA79" w14:textId="77777777" w:rsidR="00022B58" w:rsidRDefault="00022B58" w:rsidP="00022B58">
      <w:r w:rsidRPr="001F7B20">
        <w:rPr>
          <w:noProof/>
        </w:rPr>
        <w:lastRenderedPageBreak/>
        <w:drawing>
          <wp:inline distT="0" distB="0" distL="0" distR="0" wp14:anchorId="132A4220" wp14:editId="60F491DB">
            <wp:extent cx="5546785" cy="4154343"/>
            <wp:effectExtent l="0" t="0" r="0" b="0"/>
            <wp:docPr id="134496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65858" name=""/>
                    <pic:cNvPicPr/>
                  </pic:nvPicPr>
                  <pic:blipFill rotWithShape="1">
                    <a:blip r:embed="rId20"/>
                    <a:srcRect l="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827" cy="4203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To </w:t>
      </w:r>
      <w:proofErr w:type="gramStart"/>
      <w:r>
        <w:t>fixe</w:t>
      </w:r>
      <w:proofErr w:type="gramEnd"/>
      <w:r>
        <w:t xml:space="preserve"> covariate selection error in ODE setting</w:t>
      </w:r>
      <w:proofErr w:type="gramStart"/>
      <w:r>
        <w:t>:  Two</w:t>
      </w:r>
      <w:proofErr w:type="gramEnd"/>
      <w:r>
        <w:t xml:space="preserve"> fixes are key</w:t>
      </w:r>
    </w:p>
    <w:p w14:paraId="1C282C60" w14:textId="77777777" w:rsidR="00022B58" w:rsidRDefault="00022B58" w:rsidP="00022B58">
      <w:pPr>
        <w:pStyle w:val="ListParagraph"/>
        <w:numPr>
          <w:ilvl w:val="0"/>
          <w:numId w:val="9"/>
        </w:numPr>
      </w:pPr>
      <w:r w:rsidRPr="005E519A">
        <w:rPr>
          <w:highlight w:val="green"/>
        </w:rPr>
        <w:t xml:space="preserve">Introduce 1-D </w:t>
      </w:r>
      <w:proofErr w:type="spellStart"/>
      <w:r w:rsidRPr="005E519A">
        <w:rPr>
          <w:highlight w:val="green"/>
        </w:rPr>
        <w:t>profileOn</w:t>
      </w:r>
      <w:proofErr w:type="spellEnd"/>
      <w:r w:rsidRPr="005E519A">
        <w:rPr>
          <w:highlight w:val="green"/>
        </w:rPr>
        <w:t xml:space="preserve"> for warm start:</w:t>
      </w:r>
      <w:r>
        <w:t xml:space="preserve"> which is essentially fix all the population parameters and individual random effects from last base run and only estimate the covariate effect&lt;- then warm start.  </w:t>
      </w:r>
    </w:p>
    <w:p w14:paraId="679F290E" w14:textId="052B92DE" w:rsidR="00022B58" w:rsidRDefault="00022B58" w:rsidP="00022B58">
      <w:pPr>
        <w:pStyle w:val="ListParagraph"/>
        <w:numPr>
          <w:ilvl w:val="0"/>
          <w:numId w:val="9"/>
        </w:numPr>
      </w:pPr>
      <w:r w:rsidRPr="00022B58">
        <w:rPr>
          <w:highlight w:val="green"/>
        </w:rPr>
        <w:t>Another failure mode: winner selection becomes random when p-value ties</w:t>
      </w:r>
      <w:r w:rsidR="009F5DB7">
        <w:t>.</w:t>
      </w:r>
    </w:p>
    <w:p w14:paraId="34EB4E0D" w14:textId="77777777" w:rsidR="007C0B11" w:rsidRDefault="007C0B11" w:rsidP="00B920CC"/>
    <w:p w14:paraId="116A332D" w14:textId="1A3BC9E9" w:rsidR="007C0B11" w:rsidRDefault="006563B7" w:rsidP="007C0B11">
      <w:r>
        <w:rPr>
          <w:noProof/>
        </w:rPr>
        <w:lastRenderedPageBreak/>
        <w:drawing>
          <wp:inline distT="0" distB="0" distL="0" distR="0" wp14:anchorId="02BDA3A6" wp14:editId="3C4BA3A6">
            <wp:extent cx="7409299" cy="5762445"/>
            <wp:effectExtent l="0" t="0" r="1270" b="0"/>
            <wp:docPr id="14903437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43794" name="Picture 149034379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2441" cy="57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B11">
        <w:br/>
      </w:r>
    </w:p>
    <w:p w14:paraId="79618ED2" w14:textId="4122F8A6" w:rsidR="007C0B11" w:rsidRDefault="007C0B11" w:rsidP="007C0B11">
      <w:r>
        <w:t xml:space="preserve">This is because we </w:t>
      </w:r>
      <w:proofErr w:type="gramStart"/>
      <w:r>
        <w:t>fix</w:t>
      </w:r>
      <w:proofErr w:type="gramEnd"/>
      <w:r>
        <w:t xml:space="preserve"> the winner section tie</w:t>
      </w:r>
      <w:r w:rsidR="00CC3DC0">
        <w:t xml:space="preserve"> bug.</w:t>
      </w:r>
      <w:r>
        <w:t xml:space="preserve"> </w:t>
      </w:r>
      <w:r w:rsidR="00CC3DC0">
        <w:t>B</w:t>
      </w:r>
      <w:r>
        <w:t xml:space="preserve">efore that, when </w:t>
      </w:r>
      <w:proofErr w:type="spellStart"/>
      <w:proofErr w:type="gramStart"/>
      <w:r w:rsidR="00CC3DC0">
        <w:t>pvalue</w:t>
      </w:r>
      <w:proofErr w:type="spellEnd"/>
      <w:proofErr w:type="gramEnd"/>
      <w:r w:rsidR="00CC3DC0">
        <w:t xml:space="preserve"> </w:t>
      </w:r>
      <w:r>
        <w:t>tie, always select power</w:t>
      </w:r>
      <w:r w:rsidR="00CC3DC0">
        <w:t xml:space="preserve"> [which is the </w:t>
      </w:r>
      <w:r w:rsidR="00564147">
        <w:t xml:space="preserve">ordered above </w:t>
      </w:r>
      <w:proofErr w:type="spellStart"/>
      <w:r w:rsidR="00564147">
        <w:t>lin</w:t>
      </w:r>
      <w:proofErr w:type="spellEnd"/>
      <w:r w:rsidR="00CC3DC0">
        <w:t>]</w:t>
      </w:r>
      <w:r w:rsidR="00564147">
        <w:t>;</w:t>
      </w:r>
      <w:r>
        <w:t xml:space="preserve"> after that, when tie, occasionally select lin.</w:t>
      </w:r>
    </w:p>
    <w:p w14:paraId="2EB11550" w14:textId="035D5E93" w:rsidR="007C0B11" w:rsidRDefault="007C0B11" w:rsidP="007C0B11">
      <w:r w:rsidRPr="00B72393">
        <w:t>output/</w:t>
      </w:r>
      <w:proofErr w:type="spellStart"/>
      <w:r w:rsidRPr="00B72393">
        <w:t>scm_bench_rescue_winner_aggregated</w:t>
      </w:r>
      <w:proofErr w:type="spellEnd"/>
      <w:r>
        <w:t xml:space="preserve"> -with </w:t>
      </w:r>
      <w:proofErr w:type="spellStart"/>
      <w:r>
        <w:t>profileInitON</w:t>
      </w:r>
      <w:proofErr w:type="spellEnd"/>
      <w:r>
        <w:t xml:space="preserve"> + corrected winner selection + </w:t>
      </w:r>
      <w:r w:rsidR="00564147">
        <w:t>exact match</w:t>
      </w:r>
    </w:p>
    <w:p w14:paraId="5A8B5DD3" w14:textId="77777777" w:rsidR="007C0B11" w:rsidRDefault="007C0B11" w:rsidP="007C0B11"/>
    <w:p w14:paraId="17BF2FE5" w14:textId="77777777" w:rsidR="007C0B11" w:rsidRDefault="007C0B11" w:rsidP="00B920CC"/>
    <w:p w14:paraId="52C9DF79" w14:textId="77777777" w:rsidR="007C0B11" w:rsidRDefault="007C0B11" w:rsidP="00B920CC"/>
    <w:p w14:paraId="088874BE" w14:textId="77777777" w:rsidR="005E09D3" w:rsidRDefault="005E09D3" w:rsidP="005E46CC"/>
    <w:p w14:paraId="501B0BDE" w14:textId="5EE937EE" w:rsidR="00C14AC2" w:rsidRDefault="00E26E90" w:rsidP="00E26E90">
      <w:pPr>
        <w:pStyle w:val="Heading4"/>
      </w:pPr>
      <w:r w:rsidRPr="000868F9">
        <w:rPr>
          <w:highlight w:val="cyan"/>
        </w:rPr>
        <w:t xml:space="preserve">Heatmap of covariate selection Pattern: </w:t>
      </w:r>
      <w:del w:id="0" w:author="Liu, Yaping (Ext)" w:date="2026-07-23T10:38:00Z" w16du:dateUtc="2026-07-23T14:38:00Z">
        <w:r w:rsidRPr="000868F9" w:rsidDel="00B42BA5">
          <w:rPr>
            <w:highlight w:val="cyan"/>
          </w:rPr>
          <w:delText>TP,</w:delText>
        </w:r>
      </w:del>
      <w:r w:rsidRPr="000868F9">
        <w:rPr>
          <w:highlight w:val="cyan"/>
        </w:rPr>
        <w:t>FP, FN</w:t>
      </w:r>
    </w:p>
    <w:p w14:paraId="6E3795B6" w14:textId="77777777" w:rsidR="00C14AC2" w:rsidRDefault="00C14AC2" w:rsidP="00C14AC2">
      <w:r>
        <w:t>source("script/viz/</w:t>
      </w:r>
      <w:proofErr w:type="spellStart"/>
      <w:r>
        <w:t>fig_covsel_</w:t>
      </w:r>
      <w:proofErr w:type="gramStart"/>
      <w:r>
        <w:t>heatmap.R</w:t>
      </w:r>
      <w:proofErr w:type="spellEnd"/>
      <w:proofErr w:type="gramEnd"/>
      <w:r>
        <w:t>")</w:t>
      </w:r>
    </w:p>
    <w:p w14:paraId="65774DFE" w14:textId="77777777" w:rsidR="00C14AC2" w:rsidRDefault="00C14AC2" w:rsidP="00C14AC2">
      <w:r>
        <w:t xml:space="preserve">p &lt;- </w:t>
      </w:r>
      <w:proofErr w:type="spellStart"/>
      <w:r>
        <w:t>fig_covsel_heatmap_</w:t>
      </w:r>
      <w:proofErr w:type="gramStart"/>
      <w:r>
        <w:t>scm</w:t>
      </w:r>
      <w:proofErr w:type="spellEnd"/>
      <w:r>
        <w:t>(</w:t>
      </w:r>
      <w:proofErr w:type="spellStart"/>
      <w:proofErr w:type="gramEnd"/>
      <w:r>
        <w:t>sample_N</w:t>
      </w:r>
      <w:proofErr w:type="spellEnd"/>
      <w:r>
        <w:t xml:space="preserve"> = 300, structure = "linCmt",</w:t>
      </w:r>
    </w:p>
    <w:p w14:paraId="2CF7F240" w14:textId="77777777" w:rsidR="00C14AC2" w:rsidRDefault="00C14AC2" w:rsidP="00C14AC2">
      <w:r>
        <w:t xml:space="preserve">                            estimator = "</w:t>
      </w:r>
      <w:proofErr w:type="spellStart"/>
      <w:r>
        <w:t>focei</w:t>
      </w:r>
      <w:proofErr w:type="spellEnd"/>
      <w:r>
        <w:t>", outer_opt = "</w:t>
      </w:r>
      <w:proofErr w:type="spellStart"/>
      <w:r>
        <w:t>bobyqa</w:t>
      </w:r>
      <w:proofErr w:type="spellEnd"/>
      <w:r>
        <w:t>",</w:t>
      </w:r>
    </w:p>
    <w:p w14:paraId="3F154715" w14:textId="77777777" w:rsidR="00C14AC2" w:rsidRDefault="00C14AC2" w:rsidP="00C14AC2">
      <w:r>
        <w:t xml:space="preserve">                            labels = FALSE)</w:t>
      </w:r>
    </w:p>
    <w:p w14:paraId="4CB575E4" w14:textId="77777777" w:rsidR="00C24DD0" w:rsidRDefault="00C14AC2" w:rsidP="00C14AC2">
      <w:r>
        <w:t>ggplot</w:t>
      </w:r>
      <w:proofErr w:type="gramStart"/>
      <w:r>
        <w:t>2::</w:t>
      </w:r>
      <w:proofErr w:type="spellStart"/>
      <w:r>
        <w:t>ggsave</w:t>
      </w:r>
      <w:proofErr w:type="spellEnd"/>
      <w:r>
        <w:t>(</w:t>
      </w:r>
      <w:proofErr w:type="gramEnd"/>
      <w:r>
        <w:t>"output/figures/</w:t>
      </w:r>
      <w:proofErr w:type="spellStart"/>
      <w:r>
        <w:t>scm_covsel</w:t>
      </w:r>
      <w:proofErr w:type="spellEnd"/>
      <w:r>
        <w:t>/_test_n300.png", p, width = 11, height = 9, dpi = 150)</w:t>
      </w:r>
    </w:p>
    <w:p w14:paraId="6516916D" w14:textId="300BBB60" w:rsidR="00C14AC2" w:rsidRDefault="00C14AC2" w:rsidP="00C14AC2">
      <w:r>
        <w:lastRenderedPageBreak/>
        <w:t>print(p)</w:t>
      </w:r>
      <w:r w:rsidR="00F720FD">
        <w:br/>
      </w:r>
      <w:r w:rsidR="006563B7">
        <w:rPr>
          <w:noProof/>
        </w:rPr>
        <w:lastRenderedPageBreak/>
        <w:drawing>
          <wp:inline distT="0" distB="0" distL="0" distR="0" wp14:anchorId="4D202DD0" wp14:editId="7ECF1524">
            <wp:extent cx="7697030" cy="8246818"/>
            <wp:effectExtent l="0" t="0" r="0" b="1905"/>
            <wp:docPr id="11087017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01701" name="Picture 110870170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368" cy="830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44A6" w14:textId="77777777" w:rsidR="00323643" w:rsidRDefault="00323643" w:rsidP="00C14AC2"/>
    <w:p w14:paraId="41661311" w14:textId="77777777" w:rsidR="00323643" w:rsidRPr="000868F9" w:rsidRDefault="00323643" w:rsidP="00323643">
      <w:pPr>
        <w:pStyle w:val="Heading4"/>
        <w:rPr>
          <w:ins w:id="1" w:author="Liu, Yaping (Ext)" w:date="2026-07-23T10:49:00Z" w16du:dateUtc="2026-07-23T14:49:00Z"/>
          <w:highlight w:val="cyan"/>
        </w:rPr>
      </w:pPr>
      <w:ins w:id="2" w:author="Liu, Yaping (Ext)" w:date="2026-07-23T11:20:00Z" w16du:dateUtc="2026-07-23T15:20:00Z">
        <w:r>
          <w:rPr>
            <w:highlight w:val="cyan"/>
          </w:rPr>
          <w:t>R</w:t>
        </w:r>
      </w:ins>
      <w:ins w:id="3" w:author="Liu, Yaping (Ext)" w:date="2026-07-23T11:21:00Z" w16du:dateUtc="2026-07-23T15:21:00Z">
        <w:r>
          <w:rPr>
            <w:highlight w:val="cyan"/>
          </w:rPr>
          <w:t xml:space="preserve">elative </w:t>
        </w:r>
        <w:proofErr w:type="gramStart"/>
        <w:r>
          <w:rPr>
            <w:highlight w:val="cyan"/>
          </w:rPr>
          <w:t>mean</w:t>
        </w:r>
        <w:proofErr w:type="gramEnd"/>
        <w:r>
          <w:rPr>
            <w:highlight w:val="cyan"/>
          </w:rPr>
          <w:t xml:space="preserve"> root squared error (RMRSE) &amp; median </w:t>
        </w:r>
      </w:ins>
      <w:ins w:id="4" w:author="Liu, Yaping (Ext)" w:date="2026-07-24T09:07:00Z" w16du:dateUtc="2026-07-24T13:07:00Z">
        <w:r>
          <w:rPr>
            <w:highlight w:val="cyan"/>
          </w:rPr>
          <w:t>absolute</w:t>
        </w:r>
      </w:ins>
      <w:ins w:id="5" w:author="Liu, Yaping (Ext)" w:date="2026-07-23T11:21:00Z" w16du:dateUtc="2026-07-23T15:21:00Z">
        <w:r>
          <w:rPr>
            <w:highlight w:val="cyan"/>
          </w:rPr>
          <w:t xml:space="preserve"> square error</w:t>
        </w:r>
      </w:ins>
    </w:p>
    <w:p w14:paraId="4C3E1A2E" w14:textId="37B3D17B" w:rsidR="00323643" w:rsidRDefault="00323643" w:rsidP="00C14AC2">
      <w:r>
        <w:rPr>
          <w:noProof/>
        </w:rPr>
        <w:drawing>
          <wp:inline distT="0" distB="0" distL="0" distR="0" wp14:anchorId="08782591" wp14:editId="6C70366B">
            <wp:extent cx="8896565" cy="4218317"/>
            <wp:effectExtent l="0" t="0" r="0" b="0"/>
            <wp:docPr id="19102024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02433" name="Picture 19102024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1679" cy="42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45DE" w14:textId="0D8E2DA6" w:rsidR="00323643" w:rsidRDefault="00395066" w:rsidP="00C14AC2">
      <w:r>
        <w:t>Omega variance and covariance</w:t>
      </w:r>
    </w:p>
    <w:p w14:paraId="23F321D8" w14:textId="77777777" w:rsidR="00323643" w:rsidRDefault="00323643" w:rsidP="00C14AC2"/>
    <w:p w14:paraId="1C91F6C4" w14:textId="1C5AB760" w:rsidR="00946346" w:rsidRDefault="00946346" w:rsidP="00946346">
      <w:pPr>
        <w:pStyle w:val="Heading3"/>
      </w:pPr>
      <w:proofErr w:type="spellStart"/>
      <w:r w:rsidRPr="000067ED">
        <w:lastRenderedPageBreak/>
        <w:t>scm</w:t>
      </w:r>
      <w:proofErr w:type="spellEnd"/>
      <w:r w:rsidRPr="000067ED">
        <w:t xml:space="preserve"> </w:t>
      </w:r>
      <w:r>
        <w:t>_</w:t>
      </w:r>
      <w:proofErr w:type="spellStart"/>
      <w:r>
        <w:t>irlsfocei_bobyqa</w:t>
      </w:r>
      <w:proofErr w:type="spellEnd"/>
      <w:r w:rsidR="009B1AD1">
        <w:t xml:space="preserve"> [Parked for now]</w:t>
      </w:r>
    </w:p>
    <w:p w14:paraId="1F0FCC30" w14:textId="77777777" w:rsidR="002231EC" w:rsidRDefault="002231EC" w:rsidP="002231EC">
      <w:proofErr w:type="spellStart"/>
      <w:r>
        <w:t>agg</w:t>
      </w:r>
      <w:proofErr w:type="spellEnd"/>
      <w:r>
        <w:t xml:space="preserve"> &lt;- "output/</w:t>
      </w:r>
      <w:proofErr w:type="spellStart"/>
      <w:r>
        <w:t>scm_bench_rescue_winner_aggregated</w:t>
      </w:r>
      <w:proofErr w:type="spellEnd"/>
      <w:r>
        <w:t>"</w:t>
      </w:r>
    </w:p>
    <w:p w14:paraId="2B160B33" w14:textId="7A2CC535" w:rsidR="002231EC" w:rsidRDefault="002231EC" w:rsidP="002231EC">
      <w:r>
        <w:t>est &lt;- "</w:t>
      </w:r>
      <w:proofErr w:type="spellStart"/>
      <w:r>
        <w:t>irlsfocei</w:t>
      </w:r>
      <w:proofErr w:type="spellEnd"/>
      <w:r>
        <w:t>"; opt &lt;- "</w:t>
      </w:r>
      <w:proofErr w:type="spellStart"/>
      <w:r>
        <w:t>bobyqa</w:t>
      </w:r>
      <w:proofErr w:type="spellEnd"/>
      <w:r>
        <w:t>"</w:t>
      </w:r>
    </w:p>
    <w:p w14:paraId="07B879B3" w14:textId="77777777" w:rsidR="002231EC" w:rsidRDefault="002231EC" w:rsidP="002231EC">
      <w:r>
        <w:t>source("script/viz/</w:t>
      </w:r>
      <w:proofErr w:type="spellStart"/>
      <w:r>
        <w:t>fig_</w:t>
      </w:r>
      <w:proofErr w:type="gramStart"/>
      <w:r>
        <w:t>power.R</w:t>
      </w:r>
      <w:proofErr w:type="spellEnd"/>
      <w:proofErr w:type="gramEnd"/>
      <w:r>
        <w:t>")</w:t>
      </w:r>
    </w:p>
    <w:p w14:paraId="4B217728" w14:textId="77777777" w:rsidR="002231EC" w:rsidRDefault="002231EC" w:rsidP="002231EC">
      <w:r>
        <w:t xml:space="preserve">p1 &lt;- </w:t>
      </w:r>
      <w:proofErr w:type="spellStart"/>
      <w:r>
        <w:t>fig_</w:t>
      </w:r>
      <w:proofErr w:type="gramStart"/>
      <w:r>
        <w:t>power</w:t>
      </w:r>
      <w:proofErr w:type="spellEnd"/>
      <w:r>
        <w:t>(</w:t>
      </w:r>
      <w:proofErr w:type="spellStart"/>
      <w:proofErr w:type="gramEnd"/>
      <w:r>
        <w:t>agg_dir</w:t>
      </w:r>
      <w:proofErr w:type="spellEnd"/>
      <w:r>
        <w:t xml:space="preserve"> = </w:t>
      </w:r>
      <w:proofErr w:type="spellStart"/>
      <w:r>
        <w:t>agg</w:t>
      </w:r>
      <w:proofErr w:type="spellEnd"/>
      <w:r>
        <w:t xml:space="preserve">, </w:t>
      </w:r>
      <w:proofErr w:type="spellStart"/>
      <w:r>
        <w:t>csv_name</w:t>
      </w:r>
      <w:proofErr w:type="spellEnd"/>
      <w:r>
        <w:t xml:space="preserve"> = "scm_power.csv",</w:t>
      </w:r>
    </w:p>
    <w:p w14:paraId="5DE51D09" w14:textId="77777777" w:rsidR="002231EC" w:rsidRDefault="002231EC" w:rsidP="002231EC">
      <w:r>
        <w:t xml:space="preserve">                estimator = est, </w:t>
      </w:r>
      <w:proofErr w:type="spellStart"/>
      <w:r>
        <w:t>outer_opt</w:t>
      </w:r>
      <w:proofErr w:type="spellEnd"/>
      <w:r>
        <w:t xml:space="preserve"> = opt,</w:t>
      </w:r>
    </w:p>
    <w:p w14:paraId="0E5A415D" w14:textId="05535C2D" w:rsidR="002231EC" w:rsidRDefault="002231EC" w:rsidP="002231EC">
      <w:r>
        <w:t xml:space="preserve">                save = TRUE, </w:t>
      </w:r>
      <w:proofErr w:type="spellStart"/>
      <w:r>
        <w:t>out_dir</w:t>
      </w:r>
      <w:proofErr w:type="spellEnd"/>
      <w:r>
        <w:t xml:space="preserve"> = "output/figures/</w:t>
      </w:r>
      <w:proofErr w:type="spellStart"/>
      <w:r>
        <w:t>scm_covsel</w:t>
      </w:r>
      <w:proofErr w:type="spellEnd"/>
      <w:r>
        <w:t>")</w:t>
      </w:r>
    </w:p>
    <w:p w14:paraId="378A3E9D" w14:textId="77777777" w:rsidR="002231EC" w:rsidRDefault="002231EC" w:rsidP="002231EC">
      <w:r>
        <w:t>source("script/viz/</w:t>
      </w:r>
      <w:proofErr w:type="spellStart"/>
      <w:r>
        <w:t>fig_diag_</w:t>
      </w:r>
      <w:proofErr w:type="gramStart"/>
      <w:r>
        <w:t>rates.R</w:t>
      </w:r>
      <w:proofErr w:type="spellEnd"/>
      <w:proofErr w:type="gramEnd"/>
      <w:r>
        <w:t>")</w:t>
      </w:r>
    </w:p>
    <w:p w14:paraId="4D90DEDB" w14:textId="77777777" w:rsidR="002231EC" w:rsidRDefault="002231EC" w:rsidP="002231EC">
      <w:r>
        <w:t xml:space="preserve">p2 &lt;- </w:t>
      </w:r>
      <w:proofErr w:type="spellStart"/>
      <w:r>
        <w:t>fig_diag_</w:t>
      </w:r>
      <w:proofErr w:type="gramStart"/>
      <w:r>
        <w:t>rates</w:t>
      </w:r>
      <w:proofErr w:type="spellEnd"/>
      <w:r>
        <w:t>(</w:t>
      </w:r>
      <w:proofErr w:type="spellStart"/>
      <w:proofErr w:type="gramEnd"/>
      <w:r>
        <w:t>agg_dir</w:t>
      </w:r>
      <w:proofErr w:type="spellEnd"/>
      <w:r>
        <w:t xml:space="preserve"> = </w:t>
      </w:r>
      <w:proofErr w:type="spellStart"/>
      <w:r>
        <w:t>agg</w:t>
      </w:r>
      <w:proofErr w:type="spellEnd"/>
      <w:r>
        <w:t xml:space="preserve">, </w:t>
      </w:r>
      <w:proofErr w:type="spellStart"/>
      <w:r>
        <w:t>csv_name</w:t>
      </w:r>
      <w:proofErr w:type="spellEnd"/>
      <w:r>
        <w:t xml:space="preserve"> = "scm_diag_rates.csv",</w:t>
      </w:r>
    </w:p>
    <w:p w14:paraId="49C25EE2" w14:textId="77777777" w:rsidR="002231EC" w:rsidRDefault="002231EC" w:rsidP="002231EC">
      <w:r>
        <w:t xml:space="preserve">                     estimator = est, </w:t>
      </w:r>
      <w:proofErr w:type="spellStart"/>
      <w:r>
        <w:t>outer_opt</w:t>
      </w:r>
      <w:proofErr w:type="spellEnd"/>
      <w:r>
        <w:t xml:space="preserve"> = opt,</w:t>
      </w:r>
    </w:p>
    <w:p w14:paraId="781B3847" w14:textId="0CD14455" w:rsidR="002231EC" w:rsidRDefault="002231EC" w:rsidP="002231EC">
      <w:r>
        <w:t xml:space="preserve">                     save = TRUE, </w:t>
      </w:r>
      <w:proofErr w:type="spellStart"/>
      <w:r>
        <w:t>out_dir</w:t>
      </w:r>
      <w:proofErr w:type="spellEnd"/>
      <w:r>
        <w:t xml:space="preserve"> = "output/figures/</w:t>
      </w:r>
      <w:proofErr w:type="spellStart"/>
      <w:r>
        <w:t>scm_covsel</w:t>
      </w:r>
      <w:proofErr w:type="spellEnd"/>
      <w:r>
        <w:t>")</w:t>
      </w:r>
    </w:p>
    <w:p w14:paraId="474AE717" w14:textId="77777777" w:rsidR="002231EC" w:rsidRDefault="002231EC" w:rsidP="002231EC">
      <w:r>
        <w:t>source("script/viz/</w:t>
      </w:r>
      <w:proofErr w:type="spellStart"/>
      <w:r>
        <w:t>fig_error_</w:t>
      </w:r>
      <w:proofErr w:type="gramStart"/>
      <w:r>
        <w:t>metrics.R</w:t>
      </w:r>
      <w:proofErr w:type="spellEnd"/>
      <w:proofErr w:type="gramEnd"/>
      <w:r>
        <w:t>")</w:t>
      </w:r>
    </w:p>
    <w:p w14:paraId="1F903B65" w14:textId="77777777" w:rsidR="002231EC" w:rsidRDefault="002231EC" w:rsidP="002231EC">
      <w:r>
        <w:t xml:space="preserve">p3 &lt;- </w:t>
      </w:r>
      <w:proofErr w:type="spellStart"/>
      <w:r>
        <w:t>fig_error_</w:t>
      </w:r>
      <w:proofErr w:type="gramStart"/>
      <w:r>
        <w:t>metrics</w:t>
      </w:r>
      <w:proofErr w:type="spellEnd"/>
      <w:r>
        <w:t>(</w:t>
      </w:r>
      <w:proofErr w:type="spellStart"/>
      <w:proofErr w:type="gramEnd"/>
      <w:r>
        <w:t>agg_dir</w:t>
      </w:r>
      <w:proofErr w:type="spellEnd"/>
      <w:r>
        <w:t xml:space="preserve"> = agg, scenario = 16,</w:t>
      </w:r>
    </w:p>
    <w:p w14:paraId="7B434397" w14:textId="77777777" w:rsidR="002231EC" w:rsidRDefault="002231EC" w:rsidP="002231EC">
      <w:r>
        <w:t xml:space="preserve">                        </w:t>
      </w:r>
      <w:proofErr w:type="spellStart"/>
      <w:r>
        <w:t>csv_all</w:t>
      </w:r>
      <w:proofErr w:type="spellEnd"/>
      <w:r>
        <w:t xml:space="preserve"> = "scm_estim_all.csv", </w:t>
      </w:r>
      <w:proofErr w:type="spellStart"/>
      <w:r>
        <w:t>csv_cond</w:t>
      </w:r>
      <w:proofErr w:type="spellEnd"/>
      <w:r>
        <w:t xml:space="preserve"> = "scm_estim_cond.csv",</w:t>
      </w:r>
    </w:p>
    <w:p w14:paraId="5E84F702" w14:textId="77777777" w:rsidR="002231EC" w:rsidRDefault="002231EC" w:rsidP="002231EC">
      <w:r>
        <w:t xml:space="preserve">                        estimator = est, </w:t>
      </w:r>
      <w:proofErr w:type="spellStart"/>
      <w:r>
        <w:t>outer_opt</w:t>
      </w:r>
      <w:proofErr w:type="spellEnd"/>
      <w:r>
        <w:t xml:space="preserve"> = opt,</w:t>
      </w:r>
    </w:p>
    <w:p w14:paraId="0DB8790E" w14:textId="762F3F2E" w:rsidR="002231EC" w:rsidRDefault="002231EC" w:rsidP="002231EC">
      <w:r>
        <w:t xml:space="preserve">                        save = TRUE, </w:t>
      </w:r>
      <w:proofErr w:type="spellStart"/>
      <w:r>
        <w:t>out_dir</w:t>
      </w:r>
      <w:proofErr w:type="spellEnd"/>
      <w:r>
        <w:t xml:space="preserve"> = "output/figures/</w:t>
      </w:r>
      <w:proofErr w:type="spellStart"/>
      <w:r>
        <w:t>scm_covsel</w:t>
      </w:r>
      <w:proofErr w:type="spellEnd"/>
      <w:r>
        <w:t>")</w:t>
      </w:r>
    </w:p>
    <w:p w14:paraId="7908D2F1" w14:textId="77777777" w:rsidR="002231EC" w:rsidRDefault="002231EC" w:rsidP="002231EC">
      <w:r>
        <w:t>source("script/viz/</w:t>
      </w:r>
      <w:proofErr w:type="spellStart"/>
      <w:r>
        <w:t>fig_covsel_</w:t>
      </w:r>
      <w:proofErr w:type="gramStart"/>
      <w:r>
        <w:t>heatmap.R</w:t>
      </w:r>
      <w:proofErr w:type="spellEnd"/>
      <w:proofErr w:type="gramEnd"/>
      <w:r>
        <w:t>")</w:t>
      </w:r>
    </w:p>
    <w:p w14:paraId="629164FB" w14:textId="77777777" w:rsidR="002231EC" w:rsidRDefault="002231EC" w:rsidP="002231EC">
      <w:r>
        <w:t xml:space="preserve">p4 &lt;- </w:t>
      </w:r>
      <w:proofErr w:type="spellStart"/>
      <w:r>
        <w:t>fig_covsel_heatmap_</w:t>
      </w:r>
      <w:proofErr w:type="gramStart"/>
      <w:r>
        <w:t>scm</w:t>
      </w:r>
      <w:proofErr w:type="spellEnd"/>
      <w:r>
        <w:t>(</w:t>
      </w:r>
      <w:proofErr w:type="spellStart"/>
      <w:proofErr w:type="gramEnd"/>
      <w:r>
        <w:t>agg_dir</w:t>
      </w:r>
      <w:proofErr w:type="spellEnd"/>
      <w:r>
        <w:t xml:space="preserve"> = agg, structure = "both",</w:t>
      </w:r>
    </w:p>
    <w:p w14:paraId="7EDBCDB7" w14:textId="77777777" w:rsidR="002231EC" w:rsidRDefault="002231EC" w:rsidP="002231EC">
      <w:r>
        <w:t xml:space="preserve">                             estimator = est, </w:t>
      </w:r>
      <w:proofErr w:type="spellStart"/>
      <w:r>
        <w:t>outer_opt</w:t>
      </w:r>
      <w:proofErr w:type="spellEnd"/>
      <w:r>
        <w:t xml:space="preserve"> = opt,</w:t>
      </w:r>
    </w:p>
    <w:p w14:paraId="516FF232" w14:textId="77777777" w:rsidR="002231EC" w:rsidRDefault="002231EC" w:rsidP="002231EC">
      <w:r>
        <w:lastRenderedPageBreak/>
        <w:t xml:space="preserve">                             </w:t>
      </w:r>
      <w:proofErr w:type="spellStart"/>
      <w:r>
        <w:t>show_title</w:t>
      </w:r>
      <w:proofErr w:type="spellEnd"/>
      <w:r>
        <w:t xml:space="preserve"> = FALSE, save = TRUE)</w:t>
      </w:r>
    </w:p>
    <w:p w14:paraId="0D310D08" w14:textId="4EAB46CC" w:rsidR="002231EC" w:rsidRDefault="002231EC" w:rsidP="002231EC">
      <w:proofErr w:type="gramStart"/>
      <w:r>
        <w:t>cat(</w:t>
      </w:r>
      <w:proofErr w:type="gramEnd"/>
      <w:r>
        <w:t>"all four saved for", est, opt, "\n")</w:t>
      </w:r>
    </w:p>
    <w:p w14:paraId="4C4A3AB0" w14:textId="096A20C2" w:rsidR="00824CD2" w:rsidRDefault="00824CD2" w:rsidP="00824CD2">
      <w:pPr>
        <w:pStyle w:val="Heading4"/>
      </w:pPr>
      <w:ins w:id="6" w:author="Liu, Yaping (Ext)" w:date="2026-07-24T14:49:00Z" w16du:dateUtc="2026-07-24T18:49:00Z">
        <w:r>
          <w:t>Convergence status</w:t>
        </w:r>
      </w:ins>
    </w:p>
    <w:p w14:paraId="45DFAD1C" w14:textId="62DFC2B5" w:rsidR="00824CD2" w:rsidRPr="002231EC" w:rsidRDefault="00824CD2" w:rsidP="002231EC">
      <w:r>
        <w:rPr>
          <w:noProof/>
        </w:rPr>
        <w:drawing>
          <wp:inline distT="0" distB="0" distL="0" distR="0" wp14:anchorId="3D3D82BB" wp14:editId="774B99C7">
            <wp:extent cx="5512607" cy="4287329"/>
            <wp:effectExtent l="0" t="0" r="0" b="0"/>
            <wp:docPr id="19613380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38098" name="Picture 196133809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367" cy="42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FD5C" w14:textId="39E8F9C3" w:rsidR="00946346" w:rsidRDefault="00946346" w:rsidP="00946346">
      <w:pPr>
        <w:pStyle w:val="Heading4"/>
        <w:rPr>
          <w:rStyle w:val="Heading4Char"/>
        </w:rPr>
      </w:pPr>
      <w:r w:rsidRPr="00FE1DD0">
        <w:rPr>
          <w:rStyle w:val="Heading4Char"/>
          <w:highlight w:val="cyan"/>
        </w:rPr>
        <w:lastRenderedPageBreak/>
        <w:t>Power (proportion of true covariate selection)</w:t>
      </w:r>
      <w:r w:rsidRPr="00FE1DD0">
        <w:rPr>
          <w:rStyle w:val="Heading4Char"/>
        </w:rPr>
        <w:t xml:space="preserve"> </w:t>
      </w:r>
    </w:p>
    <w:p w14:paraId="102B4CCC" w14:textId="42EC2C66" w:rsidR="002231EC" w:rsidRPr="002231EC" w:rsidRDefault="002231EC" w:rsidP="002231EC">
      <w:r>
        <w:rPr>
          <w:noProof/>
        </w:rPr>
        <w:drawing>
          <wp:inline distT="0" distB="0" distL="0" distR="0" wp14:anchorId="79701261" wp14:editId="20C9DF6D">
            <wp:extent cx="6245525" cy="4857341"/>
            <wp:effectExtent l="0" t="0" r="3175" b="635"/>
            <wp:docPr id="1778185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85996" name="Picture 177818599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329" cy="48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C13E" w14:textId="77777777" w:rsidR="00946346" w:rsidRDefault="00946346" w:rsidP="00946346">
      <w:pPr>
        <w:pStyle w:val="Heading4"/>
      </w:pPr>
      <w:r w:rsidRPr="000868F9">
        <w:rPr>
          <w:highlight w:val="cyan"/>
        </w:rPr>
        <w:lastRenderedPageBreak/>
        <w:t xml:space="preserve">Heatmap of covariate selection Pattern: </w:t>
      </w:r>
      <w:del w:id="7" w:author="Liu, Yaping (Ext)" w:date="2026-07-23T10:38:00Z" w16du:dateUtc="2026-07-23T14:38:00Z">
        <w:r w:rsidRPr="000868F9" w:rsidDel="00B42BA5">
          <w:rPr>
            <w:highlight w:val="cyan"/>
          </w:rPr>
          <w:delText>TP,</w:delText>
        </w:r>
      </w:del>
      <w:r w:rsidRPr="000868F9">
        <w:rPr>
          <w:highlight w:val="cyan"/>
        </w:rPr>
        <w:t>FP, FN</w:t>
      </w:r>
    </w:p>
    <w:p w14:paraId="6B9F8219" w14:textId="5E55CCE5" w:rsidR="00946346" w:rsidRDefault="002231EC" w:rsidP="00946346">
      <w:r>
        <w:rPr>
          <w:noProof/>
        </w:rPr>
        <w:lastRenderedPageBreak/>
        <w:drawing>
          <wp:inline distT="0" distB="0" distL="0" distR="0" wp14:anchorId="1CA257D1" wp14:editId="5F0291D7">
            <wp:extent cx="7056423" cy="7560454"/>
            <wp:effectExtent l="0" t="0" r="0" b="2540"/>
            <wp:docPr id="674225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25264" name="Picture 67422526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657" cy="758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6899" w14:textId="77777777" w:rsidR="00824CD2" w:rsidRPr="000868F9" w:rsidRDefault="00824CD2" w:rsidP="00824CD2">
      <w:pPr>
        <w:pStyle w:val="Heading4"/>
        <w:rPr>
          <w:ins w:id="8" w:author="Liu, Yaping (Ext)" w:date="2026-07-23T10:49:00Z" w16du:dateUtc="2026-07-23T14:49:00Z"/>
          <w:highlight w:val="cyan"/>
        </w:rPr>
      </w:pPr>
      <w:ins w:id="9" w:author="Liu, Yaping (Ext)" w:date="2026-07-23T11:20:00Z" w16du:dateUtc="2026-07-23T15:20:00Z">
        <w:r>
          <w:rPr>
            <w:highlight w:val="cyan"/>
          </w:rPr>
          <w:lastRenderedPageBreak/>
          <w:t>R</w:t>
        </w:r>
      </w:ins>
      <w:ins w:id="10" w:author="Liu, Yaping (Ext)" w:date="2026-07-23T11:21:00Z" w16du:dateUtc="2026-07-23T15:21:00Z">
        <w:r>
          <w:rPr>
            <w:highlight w:val="cyan"/>
          </w:rPr>
          <w:t xml:space="preserve">elative </w:t>
        </w:r>
        <w:proofErr w:type="gramStart"/>
        <w:r>
          <w:rPr>
            <w:highlight w:val="cyan"/>
          </w:rPr>
          <w:t>mean</w:t>
        </w:r>
        <w:proofErr w:type="gramEnd"/>
        <w:r>
          <w:rPr>
            <w:highlight w:val="cyan"/>
          </w:rPr>
          <w:t xml:space="preserve"> root squared error (RMRSE) &amp; median </w:t>
        </w:r>
      </w:ins>
      <w:ins w:id="11" w:author="Liu, Yaping (Ext)" w:date="2026-07-24T09:07:00Z" w16du:dateUtc="2026-07-24T13:07:00Z">
        <w:r>
          <w:rPr>
            <w:highlight w:val="cyan"/>
          </w:rPr>
          <w:t>absolute</w:t>
        </w:r>
      </w:ins>
      <w:ins w:id="12" w:author="Liu, Yaping (Ext)" w:date="2026-07-23T11:21:00Z" w16du:dateUtc="2026-07-23T15:21:00Z">
        <w:r>
          <w:rPr>
            <w:highlight w:val="cyan"/>
          </w:rPr>
          <w:t xml:space="preserve"> square error</w:t>
        </w:r>
      </w:ins>
    </w:p>
    <w:p w14:paraId="2A1AE12B" w14:textId="2E0A2707" w:rsidR="00946346" w:rsidRPr="00946346" w:rsidRDefault="00824CD2" w:rsidP="00946346">
      <w:r>
        <w:rPr>
          <w:noProof/>
        </w:rPr>
        <w:drawing>
          <wp:inline distT="0" distB="0" distL="0" distR="0" wp14:anchorId="568801CC" wp14:editId="6C00D2FE">
            <wp:extent cx="8229600" cy="3902075"/>
            <wp:effectExtent l="0" t="0" r="0" b="3175"/>
            <wp:docPr id="2713202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20265" name="Picture 27132026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5447" w14:textId="4CA22C6A" w:rsidR="00AD24DF" w:rsidRDefault="00B614DF" w:rsidP="0056617D">
      <w:pPr>
        <w:pStyle w:val="Heading2"/>
      </w:pPr>
      <w:r w:rsidRPr="0056617D">
        <w:rPr>
          <w:highlight w:val="green"/>
        </w:rPr>
        <w:t>2.</w:t>
      </w:r>
      <w:r w:rsidR="00B87E88" w:rsidRPr="0056617D">
        <w:rPr>
          <w:highlight w:val="green"/>
        </w:rPr>
        <w:t xml:space="preserve"> </w:t>
      </w:r>
      <w:r w:rsidRPr="0056617D">
        <w:rPr>
          <w:highlight w:val="green"/>
        </w:rPr>
        <w:t>Vae.</w:t>
      </w:r>
    </w:p>
    <w:p w14:paraId="1414CFED" w14:textId="09611278" w:rsidR="00FE1DD0" w:rsidRDefault="00B44D0C" w:rsidP="001F284F">
      <w:pPr>
        <w:pStyle w:val="Heading3"/>
      </w:pPr>
      <w:r>
        <w:t>Covariate selection-one run</w:t>
      </w:r>
      <w:r w:rsidR="00E52797">
        <w:t>_nlmixr2est7.0.1</w:t>
      </w:r>
      <w:r w:rsidR="009B1AD1">
        <w:t xml:space="preserve"> [Outdated]</w:t>
      </w:r>
    </w:p>
    <w:p w14:paraId="29E4D9C7" w14:textId="369696D6" w:rsidR="00E52797" w:rsidRPr="00E52797" w:rsidRDefault="00E52797" w:rsidP="00E52797">
      <w:pPr>
        <w:rPr>
          <w:ins w:id="13" w:author="Liu, Yaping (Ext)" w:date="2026-07-24T14:49:00Z" w16du:dateUtc="2026-07-24T18:49:00Z"/>
        </w:rPr>
      </w:pPr>
      <w:r>
        <w:t xml:space="preserve">Need to rerun, this version doesn’t support (1) estimation of the off-diagonal of omega metrics and (2) user-specified </w:t>
      </w:r>
      <w:proofErr w:type="spellStart"/>
      <w:r>
        <w:t>cov</w:t>
      </w:r>
      <w:proofErr w:type="spellEnd"/>
      <w:r>
        <w:t xml:space="preserve">-var relationship </w:t>
      </w:r>
      <w:proofErr w:type="spellStart"/>
      <w:r>
        <w:t>centering&amp;shape</w:t>
      </w:r>
      <w:proofErr w:type="spellEnd"/>
      <w:r>
        <w:t xml:space="preserve">. </w:t>
      </w:r>
    </w:p>
    <w:p w14:paraId="2520FF11" w14:textId="3DD8074D" w:rsidR="00BB6983" w:rsidRDefault="00BB6983">
      <w:pPr>
        <w:pStyle w:val="Heading4"/>
        <w:rPr>
          <w:ins w:id="14" w:author="Liu, Yaping (Ext)" w:date="2026-07-24T14:49:00Z" w16du:dateUtc="2026-07-24T18:49:00Z"/>
        </w:rPr>
        <w:pPrChange w:id="15" w:author="Liu, Yaping (Ext)" w:date="2026-07-24T15:01:00Z" w16du:dateUtc="2026-07-24T19:01:00Z">
          <w:pPr/>
        </w:pPrChange>
      </w:pPr>
      <w:ins w:id="16" w:author="Liu, Yaping (Ext)" w:date="2026-07-24T14:49:00Z" w16du:dateUtc="2026-07-24T18:49:00Z">
        <w:r>
          <w:lastRenderedPageBreak/>
          <w:t xml:space="preserve">Convergence status </w:t>
        </w:r>
      </w:ins>
    </w:p>
    <w:p w14:paraId="3BCF6E58" w14:textId="52DDE38C" w:rsidR="001B0BA0" w:rsidRDefault="006226E5" w:rsidP="001B0BA0">
      <w:pPr>
        <w:rPr>
          <w:ins w:id="17" w:author="Liu, Yaping (Ext)" w:date="2026-07-24T15:02:00Z" w16du:dateUtc="2026-07-24T19:02:00Z"/>
        </w:rPr>
      </w:pPr>
      <w:ins w:id="18" w:author="Liu, Yaping (Ext)" w:date="2026-07-24T14:55:00Z" w16du:dateUtc="2026-07-24T18:55:00Z">
        <w:r>
          <w:rPr>
            <w:noProof/>
          </w:rPr>
          <w:lastRenderedPageBreak/>
          <w:drawing>
            <wp:inline distT="0" distB="0" distL="0" distR="0" wp14:anchorId="711C8F97" wp14:editId="4B04194E">
              <wp:extent cx="4825379" cy="3752850"/>
              <wp:effectExtent l="0" t="0" r="0" b="0"/>
              <wp:docPr id="1677186556" name="Picture 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77186556" name="Picture 1677186556"/>
                      <pic:cNvPicPr/>
                    </pic:nvPicPr>
                    <pic:blipFill>
                      <a:blip r:embed="rId2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35456" cy="376068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lastRenderedPageBreak/>
          <w:drawing>
            <wp:inline distT="0" distB="0" distL="0" distR="0" wp14:anchorId="256F60FB" wp14:editId="4B104A6D">
              <wp:extent cx="4939686" cy="3841750"/>
              <wp:effectExtent l="0" t="0" r="0" b="6350"/>
              <wp:docPr id="826859994" name="Picture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26859994" name="Picture 826859994"/>
                      <pic:cNvPicPr/>
                    </pic:nvPicPr>
                    <pic:blipFill>
                      <a:blip r:embed="rId2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43057" cy="38443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95E3C62" w14:textId="77777777" w:rsidR="009D7FED" w:rsidRDefault="009D7FED" w:rsidP="001B0BA0">
      <w:pPr>
        <w:rPr>
          <w:ins w:id="19" w:author="Liu, Yaping (Ext)" w:date="2026-07-24T15:02:00Z" w16du:dateUtc="2026-07-24T19:02:00Z"/>
        </w:rPr>
      </w:pPr>
    </w:p>
    <w:p w14:paraId="3BA3E78C" w14:textId="77777777" w:rsidR="009D7FED" w:rsidRPr="009D7FED" w:rsidRDefault="009D7FED" w:rsidP="009D7FED">
      <w:pPr>
        <w:rPr>
          <w:ins w:id="20" w:author="Liu, Yaping (Ext)" w:date="2026-07-24T15:02:00Z"/>
        </w:rPr>
      </w:pPr>
      <w:ins w:id="21" w:author="Liu, Yaping (Ext)" w:date="2026-07-24T15:02:00Z">
        <w:r w:rsidRPr="009D7FED">
          <w:t>source("script/viz/</w:t>
        </w:r>
        <w:proofErr w:type="spellStart"/>
        <w:r w:rsidRPr="009D7FED">
          <w:t>fig_diag_</w:t>
        </w:r>
        <w:proofErr w:type="gramStart"/>
        <w:r w:rsidRPr="009D7FED">
          <w:t>rates.R</w:t>
        </w:r>
        <w:proofErr w:type="spellEnd"/>
        <w:proofErr w:type="gramEnd"/>
        <w:r w:rsidRPr="009D7FED">
          <w:t>")</w:t>
        </w:r>
      </w:ins>
    </w:p>
    <w:p w14:paraId="19F6A759" w14:textId="77777777" w:rsidR="009D7FED" w:rsidRPr="009D7FED" w:rsidRDefault="009D7FED" w:rsidP="009D7FED">
      <w:pPr>
        <w:rPr>
          <w:ins w:id="22" w:author="Liu, Yaping (Ext)" w:date="2026-07-24T15:02:00Z"/>
        </w:rPr>
      </w:pPr>
      <w:ins w:id="23" w:author="Liu, Yaping (Ext)" w:date="2026-07-24T15:02:00Z">
        <w:r w:rsidRPr="009D7FED">
          <w:t xml:space="preserve">p &lt;- </w:t>
        </w:r>
        <w:proofErr w:type="spellStart"/>
        <w:r w:rsidRPr="009D7FED">
          <w:t>fig_diag_</w:t>
        </w:r>
        <w:proofErr w:type="gramStart"/>
        <w:r w:rsidRPr="009D7FED">
          <w:t>rates</w:t>
        </w:r>
        <w:proofErr w:type="spellEnd"/>
        <w:r w:rsidRPr="009D7FED">
          <w:t>(</w:t>
        </w:r>
        <w:proofErr w:type="gramEnd"/>
      </w:ins>
    </w:p>
    <w:p w14:paraId="267ED1BB" w14:textId="77777777" w:rsidR="009D7FED" w:rsidRPr="009D7FED" w:rsidRDefault="009D7FED" w:rsidP="009D7FED">
      <w:pPr>
        <w:rPr>
          <w:ins w:id="24" w:author="Liu, Yaping (Ext)" w:date="2026-07-24T15:02:00Z"/>
        </w:rPr>
      </w:pPr>
      <w:ins w:id="25" w:author="Liu, Yaping (Ext)" w:date="2026-07-24T15:02:00Z">
        <w:r w:rsidRPr="009D7FED">
          <w:t xml:space="preserve">  </w:t>
        </w:r>
        <w:proofErr w:type="spellStart"/>
        <w:r w:rsidRPr="009D7FED">
          <w:t>agg_dir</w:t>
        </w:r>
        <w:proofErr w:type="spellEnd"/>
        <w:r w:rsidRPr="009D7FED">
          <w:t xml:space="preserve">   = "output/vae_covsel_full0723_est710_aggregated",</w:t>
        </w:r>
      </w:ins>
    </w:p>
    <w:p w14:paraId="6A40C8F3" w14:textId="77777777" w:rsidR="009D7FED" w:rsidRPr="009D7FED" w:rsidRDefault="009D7FED" w:rsidP="009D7FED">
      <w:pPr>
        <w:rPr>
          <w:ins w:id="26" w:author="Liu, Yaping (Ext)" w:date="2026-07-24T15:02:00Z"/>
        </w:rPr>
      </w:pPr>
      <w:ins w:id="27" w:author="Liu, Yaping (Ext)" w:date="2026-07-24T15:02:00Z">
        <w:r w:rsidRPr="009D7FED">
          <w:t>  metric    = "</w:t>
        </w:r>
        <w:proofErr w:type="spellStart"/>
        <w:r w:rsidRPr="009D7FED">
          <w:t>CNBelowCutoff</w:t>
        </w:r>
        <w:proofErr w:type="spellEnd"/>
        <w:r w:rsidRPr="009D7FED">
          <w:t>",</w:t>
        </w:r>
      </w:ins>
    </w:p>
    <w:p w14:paraId="526A0032" w14:textId="77777777" w:rsidR="009D7FED" w:rsidRPr="009D7FED" w:rsidRDefault="009D7FED" w:rsidP="009D7FED">
      <w:pPr>
        <w:rPr>
          <w:ins w:id="28" w:author="Liu, Yaping (Ext)" w:date="2026-07-24T15:02:00Z"/>
        </w:rPr>
      </w:pPr>
      <w:ins w:id="29" w:author="Liu, Yaping (Ext)" w:date="2026-07-24T15:02:00Z">
        <w:r w:rsidRPr="009D7FED">
          <w:t xml:space="preserve">  structure = </w:t>
        </w:r>
        <w:proofErr w:type="gramStart"/>
        <w:r w:rsidRPr="009D7FED">
          <w:t xml:space="preserve">NULL,   </w:t>
        </w:r>
        <w:proofErr w:type="gramEnd"/>
        <w:r w:rsidRPr="009D7FED">
          <w:t xml:space="preserve">     # both </w:t>
        </w:r>
        <w:proofErr w:type="spellStart"/>
        <w:r w:rsidRPr="009D7FED">
          <w:t>linCmt</w:t>
        </w:r>
        <w:proofErr w:type="spellEnd"/>
        <w:r w:rsidRPr="009D7FED">
          <w:t xml:space="preserve"> + ode, faceted</w:t>
        </w:r>
      </w:ins>
    </w:p>
    <w:p w14:paraId="479669E9" w14:textId="77777777" w:rsidR="009D7FED" w:rsidRPr="009D7FED" w:rsidRDefault="009D7FED" w:rsidP="009D7FED">
      <w:pPr>
        <w:rPr>
          <w:ins w:id="30" w:author="Liu, Yaping (Ext)" w:date="2026-07-24T15:02:00Z"/>
        </w:rPr>
      </w:pPr>
      <w:ins w:id="31" w:author="Liu, Yaping (Ext)" w:date="2026-07-24T15:02:00Z">
        <w:r w:rsidRPr="009D7FED">
          <w:lastRenderedPageBreak/>
          <w:t xml:space="preserve">  </w:t>
        </w:r>
        <w:proofErr w:type="spellStart"/>
        <w:r w:rsidRPr="009D7FED">
          <w:t>ylim</w:t>
        </w:r>
        <w:proofErr w:type="spellEnd"/>
        <w:r w:rsidRPr="009D7FED">
          <w:t xml:space="preserve">      = </w:t>
        </w:r>
        <w:proofErr w:type="gramStart"/>
        <w:r w:rsidRPr="009D7FED">
          <w:t>c(</w:t>
        </w:r>
        <w:proofErr w:type="gramEnd"/>
        <w:r w:rsidRPr="009D7FED">
          <w:t>90, 100),</w:t>
        </w:r>
      </w:ins>
    </w:p>
    <w:p w14:paraId="7069F120" w14:textId="77777777" w:rsidR="009D7FED" w:rsidRPr="009D7FED" w:rsidRDefault="009D7FED" w:rsidP="009D7FED">
      <w:pPr>
        <w:rPr>
          <w:ins w:id="32" w:author="Liu, Yaping (Ext)" w:date="2026-07-24T15:02:00Z"/>
        </w:rPr>
      </w:pPr>
      <w:ins w:id="33" w:author="Liu, Yaping (Ext)" w:date="2026-07-24T15:02:00Z">
        <w:r w:rsidRPr="009D7FED">
          <w:t>  save      = TRUE</w:t>
        </w:r>
      </w:ins>
    </w:p>
    <w:p w14:paraId="2B543E87" w14:textId="77777777" w:rsidR="009D7FED" w:rsidRPr="009D7FED" w:rsidRDefault="009D7FED" w:rsidP="009D7FED">
      <w:pPr>
        <w:rPr>
          <w:ins w:id="34" w:author="Liu, Yaping (Ext)" w:date="2026-07-24T15:02:00Z"/>
        </w:rPr>
      </w:pPr>
      <w:ins w:id="35" w:author="Liu, Yaping (Ext)" w:date="2026-07-24T15:02:00Z">
        <w:r w:rsidRPr="009D7FED">
          <w:t>)</w:t>
        </w:r>
      </w:ins>
    </w:p>
    <w:p w14:paraId="59EF9C14" w14:textId="77777777" w:rsidR="009D7FED" w:rsidRPr="009D7FED" w:rsidRDefault="009D7FED" w:rsidP="009D7FED">
      <w:pPr>
        <w:rPr>
          <w:ins w:id="36" w:author="Liu, Yaping (Ext)" w:date="2026-07-24T15:02:00Z"/>
        </w:rPr>
      </w:pPr>
      <w:ins w:id="37" w:author="Liu, Yaping (Ext)" w:date="2026-07-24T15:02:00Z">
        <w:r w:rsidRPr="009D7FED">
          <w:t>print(p)</w:t>
        </w:r>
      </w:ins>
    </w:p>
    <w:p w14:paraId="01F11C6B" w14:textId="77777777" w:rsidR="009D7FED" w:rsidRDefault="009D7FED" w:rsidP="001B0BA0">
      <w:pPr>
        <w:rPr>
          <w:ins w:id="38" w:author="Liu, Yaping (Ext)" w:date="2026-07-24T14:53:00Z" w16du:dateUtc="2026-07-24T18:53:00Z"/>
        </w:rPr>
      </w:pPr>
    </w:p>
    <w:p w14:paraId="307AC8AA" w14:textId="27135953" w:rsidR="00A36912" w:rsidRDefault="00A36912" w:rsidP="001B0BA0">
      <w:pPr>
        <w:rPr>
          <w:ins w:id="39" w:author="Liu, Yaping (Ext)" w:date="2026-07-24T14:53:00Z" w16du:dateUtc="2026-07-24T18:53:00Z"/>
        </w:rPr>
      </w:pPr>
      <w:ins w:id="40" w:author="Liu, Yaping (Ext)" w:date="2026-07-24T14:53:00Z" w16du:dateUtc="2026-07-24T18:53:00Z">
        <w:r w:rsidRPr="00A36912">
          <w:rPr>
            <w:noProof/>
          </w:rPr>
          <w:drawing>
            <wp:inline distT="0" distB="0" distL="0" distR="0" wp14:anchorId="2C568F68" wp14:editId="610FC340">
              <wp:extent cx="5321300" cy="2959922"/>
              <wp:effectExtent l="0" t="0" r="0" b="0"/>
              <wp:docPr id="47704491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77044916" name="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25619" cy="29623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738D461" w14:textId="77777777" w:rsidR="00A36912" w:rsidRDefault="00A36912" w:rsidP="001B0BA0">
      <w:pPr>
        <w:rPr>
          <w:ins w:id="41" w:author="Liu, Yaping (Ext)" w:date="2026-07-24T14:53:00Z" w16du:dateUtc="2026-07-24T18:53:00Z"/>
        </w:rPr>
      </w:pPr>
    </w:p>
    <w:p w14:paraId="35DF5470" w14:textId="77777777" w:rsidR="00A36912" w:rsidRDefault="00A36912" w:rsidP="001B0BA0">
      <w:pPr>
        <w:rPr>
          <w:ins w:id="42" w:author="Liu, Yaping (Ext)" w:date="2026-07-24T14:53:00Z" w16du:dateUtc="2026-07-24T18:53:00Z"/>
        </w:rPr>
      </w:pPr>
    </w:p>
    <w:p w14:paraId="33D80B60" w14:textId="77777777" w:rsidR="00A36912" w:rsidRDefault="00A36912">
      <w:pPr>
        <w:pPrChange w:id="43" w:author="Liu, Yaping (Ext)" w:date="2026-07-24T14:49:00Z" w16du:dateUtc="2026-07-24T18:49:00Z">
          <w:pPr>
            <w:pStyle w:val="ListParagraph"/>
            <w:numPr>
              <w:numId w:val="6"/>
            </w:numPr>
            <w:ind w:hanging="360"/>
          </w:pPr>
        </w:pPrChange>
      </w:pPr>
    </w:p>
    <w:p w14:paraId="108A98FC" w14:textId="2F76191D" w:rsidR="00253AB1" w:rsidRPr="00FE1DD0" w:rsidRDefault="00253AB1" w:rsidP="00FE1DD0">
      <w:pPr>
        <w:pStyle w:val="Heading4"/>
        <w:rPr>
          <w:highlight w:val="cyan"/>
        </w:rPr>
      </w:pPr>
      <w:r w:rsidRPr="00FE1DD0">
        <w:rPr>
          <w:rStyle w:val="Heading4Char"/>
          <w:highlight w:val="cyan"/>
        </w:rPr>
        <w:lastRenderedPageBreak/>
        <w:t>P</w:t>
      </w:r>
      <w:r w:rsidR="000406F9" w:rsidRPr="00FE1DD0">
        <w:rPr>
          <w:rStyle w:val="Heading4Char"/>
          <w:highlight w:val="cyan"/>
        </w:rPr>
        <w:t xml:space="preserve">ower (proportion of true covariate </w:t>
      </w:r>
      <w:proofErr w:type="gramStart"/>
      <w:r w:rsidR="000406F9" w:rsidRPr="00FE1DD0">
        <w:rPr>
          <w:rStyle w:val="Heading4Char"/>
          <w:highlight w:val="cyan"/>
        </w:rPr>
        <w:t>selection)</w:t>
      </w:r>
      <w:r w:rsidR="00347805" w:rsidRPr="00FE1DD0">
        <w:rPr>
          <w:rStyle w:val="Heading4Char"/>
        </w:rPr>
        <w:t xml:space="preserve">  -</w:t>
      </w:r>
      <w:proofErr w:type="gramEnd"/>
      <w:r w:rsidR="00347805" w:rsidRPr="00FE1DD0">
        <w:rPr>
          <w:rStyle w:val="Heading4Char"/>
        </w:rPr>
        <w:t xml:space="preserve"> </w:t>
      </w:r>
      <w:proofErr w:type="spellStart"/>
      <w:r w:rsidR="00FE1DD0" w:rsidRPr="00FE1DD0">
        <w:rPr>
          <w:rStyle w:val="Heading4Char"/>
        </w:rPr>
        <w:t>reruned</w:t>
      </w:r>
      <w:proofErr w:type="spellEnd"/>
      <w:r w:rsidR="000406F9" w:rsidRPr="00AA24B3">
        <w:rPr>
          <w:rStyle w:val="Heading3Char"/>
        </w:rPr>
        <w:br/>
      </w:r>
      <w:r w:rsidR="00237EAF">
        <w:t xml:space="preserve">Power metrics * Sample size * structure </w:t>
      </w:r>
      <w:del w:id="44" w:author="Liu, Yaping (Ext)" w:date="2026-07-23T10:38:00Z" w16du:dateUtc="2026-07-23T14:38:00Z">
        <w:r w:rsidR="00305DF9" w:rsidRPr="00305DF9" w:rsidDel="00C2271E">
          <w:rPr>
            <w:noProof/>
          </w:rPr>
          <w:drawing>
            <wp:inline distT="0" distB="0" distL="0" distR="0" wp14:anchorId="42431C27" wp14:editId="60AE3491">
              <wp:extent cx="7883879" cy="5312495"/>
              <wp:effectExtent l="0" t="0" r="3175" b="2540"/>
              <wp:docPr id="192877731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28777316" name=""/>
                      <pic:cNvPicPr/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42759" cy="53521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32EB7A9" w14:textId="7867C4A9" w:rsidR="00EC0932" w:rsidRDefault="00EC0932" w:rsidP="00B44D0C">
      <w:r>
        <w:t>7.0.0 nlmixr2</w:t>
      </w:r>
      <w:proofErr w:type="gramStart"/>
      <w:r>
        <w:t>est</w:t>
      </w:r>
      <w:ins w:id="45" w:author="Liu, Yaping (Ext)" w:date="2026-07-23T10:38:00Z" w16du:dateUtc="2026-07-23T14:38:00Z">
        <w:r w:rsidR="00C2271E">
          <w:t xml:space="preserve">  [</w:t>
        </w:r>
        <w:proofErr w:type="gramEnd"/>
        <w:r w:rsidR="00C2271E">
          <w:t xml:space="preserve">new run </w:t>
        </w:r>
        <w:proofErr w:type="gramStart"/>
        <w:r w:rsidR="00C2271E">
          <w:t>have</w:t>
        </w:r>
        <w:proofErr w:type="gramEnd"/>
        <w:r w:rsidR="00C2271E">
          <w:t xml:space="preserve"> </w:t>
        </w:r>
        <w:proofErr w:type="gramStart"/>
        <w:r w:rsidR="00C2271E">
          <w:t>the</w:t>
        </w:r>
        <w:proofErr w:type="gramEnd"/>
        <w:r w:rsidR="00C2271E">
          <w:t xml:space="preserve"> s</w:t>
        </w:r>
        <w:r w:rsidR="00B42BA5">
          <w:t xml:space="preserve">imilar power curve </w:t>
        </w:r>
        <w:proofErr w:type="gramStart"/>
        <w:r w:rsidR="00B42BA5">
          <w:t>as previous</w:t>
        </w:r>
        <w:proofErr w:type="gramEnd"/>
        <w:r w:rsidR="00B42BA5">
          <w:t xml:space="preserve"> run</w:t>
        </w:r>
        <w:r w:rsidR="00C2271E">
          <w:t>]</w:t>
        </w:r>
      </w:ins>
    </w:p>
    <w:p w14:paraId="064ED9BE" w14:textId="62BCE1C9" w:rsidR="00B44D0C" w:rsidRDefault="00B44D0C" w:rsidP="00B44D0C">
      <w:r>
        <w:t>source("script/viz/</w:t>
      </w:r>
      <w:proofErr w:type="spellStart"/>
      <w:r>
        <w:t>fig_</w:t>
      </w:r>
      <w:proofErr w:type="gramStart"/>
      <w:r>
        <w:t>power.R</w:t>
      </w:r>
      <w:proofErr w:type="spellEnd"/>
      <w:proofErr w:type="gramEnd"/>
      <w:r>
        <w:t>")</w:t>
      </w:r>
    </w:p>
    <w:p w14:paraId="1A0413C9" w14:textId="77777777" w:rsidR="00B44D0C" w:rsidRDefault="00B44D0C" w:rsidP="00B44D0C">
      <w:proofErr w:type="spellStart"/>
      <w:r>
        <w:t>fig_</w:t>
      </w:r>
      <w:proofErr w:type="gramStart"/>
      <w:r>
        <w:t>power</w:t>
      </w:r>
      <w:proofErr w:type="spellEnd"/>
      <w:r>
        <w:t>(</w:t>
      </w:r>
      <w:proofErr w:type="gramEnd"/>
    </w:p>
    <w:p w14:paraId="2977BD9E" w14:textId="1DD0EDC8" w:rsidR="00B44D0C" w:rsidRDefault="00B44D0C" w:rsidP="00B44D0C">
      <w:r>
        <w:t xml:space="preserve">  </w:t>
      </w:r>
      <w:proofErr w:type="spellStart"/>
      <w:r>
        <w:t>agg_dir</w:t>
      </w:r>
      <w:proofErr w:type="spellEnd"/>
      <w:r>
        <w:t xml:space="preserve">      = "</w:t>
      </w:r>
      <w:r w:rsidR="00524B41" w:rsidRPr="00524B41">
        <w:t xml:space="preserve"> output/vae_covsel_aggregated0722</w:t>
      </w:r>
      <w:proofErr w:type="gramStart"/>
      <w:r>
        <w:t xml:space="preserve">",   </w:t>
      </w:r>
      <w:proofErr w:type="gramEnd"/>
      <w:r>
        <w:t># no stray space</w:t>
      </w:r>
    </w:p>
    <w:p w14:paraId="71B227B1" w14:textId="21CF84A2" w:rsidR="00B44D0C" w:rsidRDefault="00B44D0C" w:rsidP="00B44D0C">
      <w:r>
        <w:t xml:space="preserve">  </w:t>
      </w:r>
      <w:proofErr w:type="spellStart"/>
      <w:r>
        <w:t>csv_name</w:t>
      </w:r>
      <w:proofErr w:type="spellEnd"/>
      <w:r>
        <w:t xml:space="preserve">     = "</w:t>
      </w:r>
      <w:r w:rsidR="005A3BF0">
        <w:t>vae</w:t>
      </w:r>
      <w:r>
        <w:t>_power.csv</w:t>
      </w:r>
      <w:proofErr w:type="gramStart"/>
      <w:r>
        <w:t xml:space="preserve">",   </w:t>
      </w:r>
      <w:proofErr w:type="gramEnd"/>
      <w:r>
        <w:t xml:space="preserve">              # SCM aggregator's filename</w:t>
      </w:r>
    </w:p>
    <w:p w14:paraId="5AA9B493" w14:textId="373A2D26" w:rsidR="00B44D0C" w:rsidRDefault="00B44D0C" w:rsidP="00B44D0C">
      <w:r>
        <w:t xml:space="preserve">  </w:t>
      </w:r>
      <w:proofErr w:type="spellStart"/>
      <w:r>
        <w:t>title_prefix</w:t>
      </w:r>
      <w:proofErr w:type="spellEnd"/>
      <w:r>
        <w:t xml:space="preserve"> = "</w:t>
      </w:r>
      <w:r w:rsidR="005A3BF0">
        <w:t>VAE</w:t>
      </w:r>
      <w:r>
        <w:t xml:space="preserve"> covariate selection",</w:t>
      </w:r>
    </w:p>
    <w:p w14:paraId="3B814E3C" w14:textId="77777777" w:rsidR="00B44D0C" w:rsidRDefault="00B44D0C" w:rsidP="00B44D0C">
      <w:r>
        <w:t xml:space="preserve">  metric       = </w:t>
      </w:r>
      <w:proofErr w:type="gramStart"/>
      <w:r>
        <w:t>c(</w:t>
      </w:r>
      <w:proofErr w:type="gramEnd"/>
      <w:r>
        <w:t>"Power", "</w:t>
      </w:r>
      <w:proofErr w:type="spellStart"/>
      <w:r>
        <w:t>PowerCN</w:t>
      </w:r>
      <w:proofErr w:type="spellEnd"/>
      <w:r>
        <w:t>", "</w:t>
      </w:r>
      <w:proofErr w:type="spellStart"/>
      <w:r>
        <w:t>PowerMinSuc</w:t>
      </w:r>
      <w:proofErr w:type="spellEnd"/>
      <w:r>
        <w:t>"),</w:t>
      </w:r>
    </w:p>
    <w:p w14:paraId="6AA31DAD" w14:textId="77777777" w:rsidR="00B44D0C" w:rsidRDefault="00B44D0C" w:rsidP="00B44D0C">
      <w:r>
        <w:t xml:space="preserve">  </w:t>
      </w:r>
      <w:proofErr w:type="spellStart"/>
      <w:r>
        <w:t>sample_N</w:t>
      </w:r>
      <w:proofErr w:type="spellEnd"/>
      <w:r>
        <w:t xml:space="preserve">     = NULL,</w:t>
      </w:r>
    </w:p>
    <w:p w14:paraId="0EB65370" w14:textId="77777777" w:rsidR="00B44D0C" w:rsidRDefault="00B44D0C" w:rsidP="00B44D0C">
      <w:r>
        <w:t xml:space="preserve">  structure    = NULL,</w:t>
      </w:r>
    </w:p>
    <w:p w14:paraId="69DEBC98" w14:textId="579EE866" w:rsidR="00B44D0C" w:rsidRDefault="00B44D0C" w:rsidP="00B44D0C">
      <w:pPr>
        <w:rPr>
          <w:ins w:id="46" w:author="Liu, Yaping (Ext)" w:date="2026-07-24T09:34:00Z" w16du:dateUtc="2026-07-24T13:34:00Z"/>
        </w:rPr>
      </w:pPr>
      <w:r>
        <w:lastRenderedPageBreak/>
        <w:t xml:space="preserve">  save         = </w:t>
      </w:r>
      <w:proofErr w:type="gramStart"/>
      <w:r>
        <w:t>FALSE</w:t>
      </w:r>
      <w:r w:rsidR="005A3BF0">
        <w:t xml:space="preserve"> </w:t>
      </w:r>
      <w:r>
        <w:t>)</w:t>
      </w:r>
      <w:proofErr w:type="gramEnd"/>
      <w:r w:rsidR="001F390A">
        <w:br/>
      </w:r>
      <w:r w:rsidR="00EC0932" w:rsidRPr="00EC0932">
        <w:rPr>
          <w:noProof/>
        </w:rPr>
        <w:lastRenderedPageBreak/>
        <w:drawing>
          <wp:inline distT="0" distB="0" distL="0" distR="0" wp14:anchorId="0646771C" wp14:editId="6E1C2579">
            <wp:extent cx="8898180" cy="5998029"/>
            <wp:effectExtent l="0" t="0" r="0" b="3175"/>
            <wp:docPr id="143651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123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919756" cy="601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C500" w14:textId="77777777" w:rsidR="00EA4B78" w:rsidRDefault="00EA4B78" w:rsidP="00B44D0C">
      <w:pPr>
        <w:rPr>
          <w:ins w:id="47" w:author="Liu, Yaping (Ext)" w:date="2026-07-24T09:34:00Z" w16du:dateUtc="2026-07-24T13:34:00Z"/>
        </w:rPr>
      </w:pPr>
    </w:p>
    <w:p w14:paraId="61A62E81" w14:textId="30097776" w:rsidR="00EA4B78" w:rsidRDefault="00EA4B78" w:rsidP="00B44D0C">
      <w:pPr>
        <w:rPr>
          <w:ins w:id="48" w:author="Liu, Yaping (Ext)" w:date="2026-07-24T09:40:00Z" w16du:dateUtc="2026-07-24T13:40:00Z"/>
        </w:rPr>
      </w:pPr>
      <w:ins w:id="49" w:author="Liu, Yaping (Ext)" w:date="2026-07-24T09:34:00Z" w16du:dateUtc="2026-07-24T13:34:00Z">
        <w:r>
          <w:t>nlmixr2est7.0.1</w:t>
        </w:r>
      </w:ins>
    </w:p>
    <w:p w14:paraId="6EB6A9E1" w14:textId="77777777" w:rsidR="00DD771E" w:rsidRDefault="00FC2CA3" w:rsidP="00DD771E">
      <w:pPr>
        <w:rPr>
          <w:ins w:id="50" w:author="Liu, Yaping (Ext)" w:date="2026-07-24T09:40:00Z" w16du:dateUtc="2026-07-24T13:40:00Z"/>
        </w:rPr>
      </w:pPr>
      <w:ins w:id="51" w:author="Liu, Yaping (Ext)" w:date="2026-07-24T09:40:00Z">
        <w:r w:rsidRPr="00FC2CA3">
          <w:t>source("script/viz/</w:t>
        </w:r>
        <w:proofErr w:type="spellStart"/>
        <w:r w:rsidRPr="00FC2CA3">
          <w:t>fig_</w:t>
        </w:r>
        <w:proofErr w:type="gramStart"/>
        <w:r w:rsidRPr="00FC2CA3">
          <w:t>power.R</w:t>
        </w:r>
        <w:proofErr w:type="spellEnd"/>
        <w:proofErr w:type="gramEnd"/>
        <w:r w:rsidRPr="00FC2CA3">
          <w:t>")</w:t>
        </w:r>
      </w:ins>
      <w:ins w:id="52" w:author="Liu, Yaping (Ext)" w:date="2026-07-24T09:40:00Z" w16du:dateUtc="2026-07-24T13:40:00Z">
        <w:r w:rsidR="00DD771E">
          <w:br/>
        </w:r>
        <w:proofErr w:type="spellStart"/>
        <w:r w:rsidR="00DD771E">
          <w:t>fig_</w:t>
        </w:r>
        <w:proofErr w:type="gramStart"/>
        <w:r w:rsidR="00DD771E">
          <w:t>power</w:t>
        </w:r>
        <w:proofErr w:type="spellEnd"/>
        <w:r w:rsidR="00DD771E">
          <w:t>(</w:t>
        </w:r>
        <w:proofErr w:type="gramEnd"/>
      </w:ins>
    </w:p>
    <w:p w14:paraId="709FFCA5" w14:textId="77777777" w:rsidR="00DD771E" w:rsidRDefault="00DD771E" w:rsidP="00DD771E">
      <w:pPr>
        <w:rPr>
          <w:ins w:id="53" w:author="Liu, Yaping (Ext)" w:date="2026-07-24T09:40:00Z" w16du:dateUtc="2026-07-24T13:40:00Z"/>
        </w:rPr>
      </w:pPr>
      <w:ins w:id="54" w:author="Liu, Yaping (Ext)" w:date="2026-07-24T09:40:00Z" w16du:dateUtc="2026-07-24T13:40:00Z">
        <w:r>
          <w:t xml:space="preserve">  </w:t>
        </w:r>
        <w:proofErr w:type="spellStart"/>
        <w:r>
          <w:t>agg_</w:t>
        </w:r>
        <w:proofErr w:type="gramStart"/>
        <w:r>
          <w:t>dir</w:t>
        </w:r>
        <w:proofErr w:type="spellEnd"/>
        <w:r>
          <w:t xml:space="preserve">  =</w:t>
        </w:r>
        <w:proofErr w:type="gramEnd"/>
        <w:r>
          <w:t xml:space="preserve"> "output/vae_covsel_full0723_est710_aggregated</w:t>
        </w:r>
        <w:proofErr w:type="gramStart"/>
        <w:r>
          <w:t xml:space="preserve">",   </w:t>
        </w:r>
        <w:proofErr w:type="gramEnd"/>
        <w:r>
          <w:t># note: no leading space</w:t>
        </w:r>
      </w:ins>
    </w:p>
    <w:p w14:paraId="44AC32F6" w14:textId="77777777" w:rsidR="00DD771E" w:rsidRDefault="00DD771E" w:rsidP="00DD771E">
      <w:pPr>
        <w:rPr>
          <w:ins w:id="55" w:author="Liu, Yaping (Ext)" w:date="2026-07-24T09:40:00Z" w16du:dateUtc="2026-07-24T13:40:00Z"/>
        </w:rPr>
      </w:pPr>
      <w:ins w:id="56" w:author="Liu, Yaping (Ext)" w:date="2026-07-24T09:40:00Z" w16du:dateUtc="2026-07-24T13:40:00Z">
        <w:r>
          <w:t xml:space="preserve">  metric   = </w:t>
        </w:r>
        <w:proofErr w:type="gramStart"/>
        <w:r>
          <w:t>c(</w:t>
        </w:r>
        <w:proofErr w:type="gramEnd"/>
        <w:r>
          <w:t>"Power", "</w:t>
        </w:r>
        <w:proofErr w:type="spellStart"/>
        <w:r>
          <w:t>PowerCN</w:t>
        </w:r>
        <w:proofErr w:type="spellEnd"/>
        <w:r>
          <w:t>", "</w:t>
        </w:r>
        <w:proofErr w:type="spellStart"/>
        <w:r>
          <w:t>PowerMinSuc</w:t>
        </w:r>
        <w:proofErr w:type="spellEnd"/>
        <w:r>
          <w:t>"),</w:t>
        </w:r>
      </w:ins>
    </w:p>
    <w:p w14:paraId="1D2BEC4C" w14:textId="77777777" w:rsidR="00DD771E" w:rsidRDefault="00DD771E" w:rsidP="00DD771E">
      <w:pPr>
        <w:rPr>
          <w:ins w:id="57" w:author="Liu, Yaping (Ext)" w:date="2026-07-24T09:40:00Z" w16du:dateUtc="2026-07-24T13:40:00Z"/>
        </w:rPr>
      </w:pPr>
      <w:ins w:id="58" w:author="Liu, Yaping (Ext)" w:date="2026-07-24T09:40:00Z" w16du:dateUtc="2026-07-24T13:40:00Z">
        <w:r>
          <w:t xml:space="preserve">  </w:t>
        </w:r>
        <w:proofErr w:type="spellStart"/>
        <w:r>
          <w:t>sample_N</w:t>
        </w:r>
        <w:proofErr w:type="spellEnd"/>
        <w:r>
          <w:t xml:space="preserve"> = </w:t>
        </w:r>
        <w:proofErr w:type="gramStart"/>
        <w:r>
          <w:t xml:space="preserve">NULL,   </w:t>
        </w:r>
        <w:proofErr w:type="gramEnd"/>
        <w:r>
          <w:t xml:space="preserve">  # all N</w:t>
        </w:r>
      </w:ins>
    </w:p>
    <w:p w14:paraId="3914ECC9" w14:textId="77777777" w:rsidR="00DD771E" w:rsidRDefault="00DD771E" w:rsidP="00DD771E">
      <w:pPr>
        <w:rPr>
          <w:ins w:id="59" w:author="Liu, Yaping (Ext)" w:date="2026-07-24T09:40:00Z" w16du:dateUtc="2026-07-24T13:40:00Z"/>
        </w:rPr>
      </w:pPr>
      <w:ins w:id="60" w:author="Liu, Yaping (Ext)" w:date="2026-07-24T09:40:00Z" w16du:dateUtc="2026-07-24T13:40:00Z">
        <w:r>
          <w:t xml:space="preserve">  structure = </w:t>
        </w:r>
        <w:proofErr w:type="gramStart"/>
        <w:r>
          <w:t xml:space="preserve">NULL,   </w:t>
        </w:r>
        <w:proofErr w:type="gramEnd"/>
        <w:r>
          <w:t xml:space="preserve"> # both structures</w:t>
        </w:r>
      </w:ins>
    </w:p>
    <w:p w14:paraId="7D9B9509" w14:textId="13363B8C" w:rsidR="00FC2CA3" w:rsidRDefault="00DD771E" w:rsidP="00DD771E">
      <w:pPr>
        <w:rPr>
          <w:ins w:id="61" w:author="Liu, Yaping (Ext)" w:date="2026-07-24T09:35:00Z" w16du:dateUtc="2026-07-24T13:35:00Z"/>
        </w:rPr>
      </w:pPr>
      <w:ins w:id="62" w:author="Liu, Yaping (Ext)" w:date="2026-07-24T09:40:00Z" w16du:dateUtc="2026-07-24T13:40:00Z">
        <w:r>
          <w:t xml:space="preserve">  save     = TRUE      # writes PNG + PDF)</w:t>
        </w:r>
      </w:ins>
    </w:p>
    <w:p w14:paraId="5332B9ED" w14:textId="45D5C240" w:rsidR="00EA4B78" w:rsidRDefault="00555F21" w:rsidP="00B44D0C">
      <w:ins w:id="63" w:author="Liu, Yaping (Ext)" w:date="2026-07-24T09:39:00Z" w16du:dateUtc="2026-07-24T13:39:00Z">
        <w:r>
          <w:rPr>
            <w:noProof/>
          </w:rPr>
          <w:lastRenderedPageBreak/>
          <w:drawing>
            <wp:inline distT="0" distB="0" distL="0" distR="0" wp14:anchorId="3489F7AE" wp14:editId="74337298">
              <wp:extent cx="5601032" cy="4356100"/>
              <wp:effectExtent l="0" t="0" r="0" b="6350"/>
              <wp:docPr id="1980285382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80285382" name="Picture 1980285382"/>
                      <pic:cNvPicPr/>
                    </pic:nvPicPr>
                    <pic:blipFill>
                      <a:blip r:embed="rId3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09494" cy="436268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92B06AA" w14:textId="2CD2E4E1" w:rsidR="00253AB1" w:rsidRDefault="00253AB1" w:rsidP="00EC0932"/>
    <w:p w14:paraId="57330AAD" w14:textId="77777777" w:rsidR="0025189D" w:rsidRDefault="007D640A" w:rsidP="007D640A">
      <w:r>
        <w:t xml:space="preserve">Insights: </w:t>
      </w:r>
    </w:p>
    <w:p w14:paraId="0BDAC191" w14:textId="06E6AC2B" w:rsidR="003E3754" w:rsidRDefault="007D640A" w:rsidP="007D640A">
      <w:pPr>
        <w:pStyle w:val="ListParagraph"/>
        <w:numPr>
          <w:ilvl w:val="0"/>
          <w:numId w:val="6"/>
        </w:numPr>
      </w:pPr>
      <w:r>
        <w:t>VAE converge</w:t>
      </w:r>
      <w:r w:rsidR="0025189D">
        <w:t xml:space="preserve">d successfully &amp; CN&lt;1000 </w:t>
      </w:r>
      <w:r w:rsidR="003E3754">
        <w:t>(100%- power metrics overlap)</w:t>
      </w:r>
    </w:p>
    <w:p w14:paraId="62AB33C1" w14:textId="3A380B04" w:rsidR="00CF514E" w:rsidRDefault="00F528DE" w:rsidP="007D640A">
      <w:pPr>
        <w:pStyle w:val="ListParagraph"/>
        <w:numPr>
          <w:ilvl w:val="0"/>
          <w:numId w:val="6"/>
        </w:numPr>
      </w:pPr>
      <w:r>
        <w:t>Commendable</w:t>
      </w:r>
      <w:r w:rsidR="007D640A">
        <w:t xml:space="preserve"> performance for N=300</w:t>
      </w:r>
      <w:r w:rsidR="003B1451">
        <w:t xml:space="preserve"> </w:t>
      </w:r>
      <w:r w:rsidR="0025189D">
        <w:t>(power</w:t>
      </w:r>
      <w:r w:rsidR="009051EC">
        <w:t>&gt;</w:t>
      </w:r>
      <w:r w:rsidR="008406F2">
        <w:t>85% for sc16) N=80 (power&gt;64% for sc16)</w:t>
      </w:r>
    </w:p>
    <w:p w14:paraId="53554CA5" w14:textId="19B461E3" w:rsidR="00672B72" w:rsidRDefault="00996CA8" w:rsidP="007D640A">
      <w:pPr>
        <w:pStyle w:val="ListParagraph"/>
        <w:numPr>
          <w:ilvl w:val="0"/>
          <w:numId w:val="6"/>
        </w:numPr>
        <w:rPr>
          <w:ins w:id="64" w:author="Liu, Yaping (Ext)" w:date="2026-07-23T17:31:00Z" w16du:dateUtc="2026-07-23T21:31:00Z"/>
        </w:rPr>
      </w:pPr>
      <w:proofErr w:type="spellStart"/>
      <w:r>
        <w:t>L</w:t>
      </w:r>
      <w:r w:rsidR="00993BCC">
        <w:t>in</w:t>
      </w:r>
      <w:r>
        <w:t>cmt</w:t>
      </w:r>
      <w:proofErr w:type="spellEnd"/>
      <w:r w:rsidR="00993BCC">
        <w:t xml:space="preserve"> and ODE model structure </w:t>
      </w:r>
      <w:r w:rsidR="00594C79">
        <w:t xml:space="preserve">don’t impact ODE-covariate selection </w:t>
      </w:r>
      <w:r>
        <w:t>performance</w:t>
      </w:r>
      <w:del w:id="65" w:author="Liu, Yaping (Ext)" w:date="2026-07-23T10:44:00Z" w16du:dateUtc="2026-07-23T14:44:00Z">
        <w:r w:rsidR="00FE7564" w:rsidDel="003E72EC">
          <w:br/>
          <w:delText xml:space="preserve">[slightly slower- </w:delText>
        </w:r>
        <w:r w:rsidR="00514D81" w:rsidDel="003E72EC">
          <w:delText>can’t 32 covariates</w:delText>
        </w:r>
        <w:r w:rsidR="003E740C" w:rsidDel="003E72EC">
          <w:delText>; alpha ramp?</w:delText>
        </w:r>
        <w:r w:rsidR="00A96EE5" w:rsidDel="003E72EC">
          <w:delText xml:space="preserve"> mipq</w:delText>
        </w:r>
        <w:r w:rsidR="00FE7564" w:rsidDel="003E72EC">
          <w:delText>]</w:delText>
        </w:r>
      </w:del>
      <w:del w:id="66" w:author="Liu, Yaping (Ext)" w:date="2026-07-23T17:31:00Z" w16du:dateUtc="2026-07-23T21:31:00Z">
        <w:r w:rsidR="00A452FC" w:rsidDel="00C8563A">
          <w:br w:type="textWrapping" w:clear="all"/>
        </w:r>
      </w:del>
    </w:p>
    <w:p w14:paraId="6C9210E3" w14:textId="77777777" w:rsidR="00C8563A" w:rsidRDefault="00C8563A" w:rsidP="00C8563A">
      <w:pPr>
        <w:rPr>
          <w:ins w:id="67" w:author="Liu, Yaping (Ext)" w:date="2026-07-23T17:31:00Z" w16du:dateUtc="2026-07-23T21:31:00Z"/>
        </w:rPr>
      </w:pPr>
    </w:p>
    <w:p w14:paraId="3E974DFC" w14:textId="74792BE8" w:rsidR="00C8563A" w:rsidRDefault="00C8563A">
      <w:pPr>
        <w:pPrChange w:id="68" w:author="Liu, Yaping (Ext)" w:date="2026-07-23T17:31:00Z" w16du:dateUtc="2026-07-23T21:31:00Z">
          <w:pPr>
            <w:pStyle w:val="ListParagraph"/>
            <w:numPr>
              <w:numId w:val="6"/>
            </w:numPr>
            <w:ind w:hanging="360"/>
          </w:pPr>
        </w:pPrChange>
      </w:pPr>
      <w:ins w:id="69" w:author="Liu, Yaping (Ext)" w:date="2026-07-23T17:31:00Z" w16du:dateUtc="2026-07-23T21:31:00Z">
        <w:r>
          <w:t xml:space="preserve">Update </w:t>
        </w:r>
        <w:proofErr w:type="spellStart"/>
        <w:r>
          <w:t>vae</w:t>
        </w:r>
        <w:proofErr w:type="spellEnd"/>
        <w:r>
          <w:t xml:space="preserve"> on 7/23. 7.0.1 Cran</w:t>
        </w:r>
      </w:ins>
    </w:p>
    <w:p w14:paraId="2AFEA0F7" w14:textId="405BEF5E" w:rsidR="003E3754" w:rsidRPr="000868F9" w:rsidRDefault="00B237A5" w:rsidP="00AA24B3">
      <w:pPr>
        <w:pStyle w:val="Heading4"/>
        <w:rPr>
          <w:highlight w:val="cyan"/>
        </w:rPr>
      </w:pPr>
      <w:r w:rsidRPr="000868F9">
        <w:rPr>
          <w:highlight w:val="cyan"/>
        </w:rPr>
        <w:t>Heatmap of c</w:t>
      </w:r>
      <w:r w:rsidR="00E11F35" w:rsidRPr="000868F9">
        <w:rPr>
          <w:highlight w:val="cyan"/>
        </w:rPr>
        <w:t>ovariate selection Pattern</w:t>
      </w:r>
      <w:r w:rsidRPr="000868F9">
        <w:rPr>
          <w:highlight w:val="cyan"/>
        </w:rPr>
        <w:t xml:space="preserve">: </w:t>
      </w:r>
      <w:del w:id="70" w:author="Liu, Yaping (Ext)" w:date="2026-07-23T10:38:00Z" w16du:dateUtc="2026-07-23T14:38:00Z">
        <w:r w:rsidRPr="000868F9" w:rsidDel="00B42BA5">
          <w:rPr>
            <w:highlight w:val="cyan"/>
          </w:rPr>
          <w:delText>TP,</w:delText>
        </w:r>
      </w:del>
      <w:r w:rsidRPr="000868F9">
        <w:rPr>
          <w:highlight w:val="cyan"/>
        </w:rPr>
        <w:t>FP, FN</w:t>
      </w:r>
      <w:ins w:id="71" w:author="Liu, Yaping (Ext)" w:date="2026-07-23T13:26:00Z" w16du:dateUtc="2026-07-23T17:26:00Z">
        <w:r w:rsidR="00C60737">
          <w:rPr>
            <w:highlight w:val="cyan"/>
          </w:rPr>
          <w:br/>
        </w:r>
      </w:ins>
    </w:p>
    <w:p w14:paraId="5D9E7968" w14:textId="77777777" w:rsidR="00155CF2" w:rsidRPr="00155CF2" w:rsidRDefault="00B42BA5" w:rsidP="00155CF2">
      <w:pPr>
        <w:pStyle w:val="ListParagraph"/>
        <w:rPr>
          <w:ins w:id="72" w:author="Liu, Yaping (Ext)" w:date="2026-07-23T10:49:00Z"/>
        </w:rPr>
      </w:pPr>
      <w:ins w:id="73" w:author="Liu, Yaping (Ext)" w:date="2026-07-23T10:39:00Z" w16du:dateUtc="2026-07-23T14:39:00Z">
        <w:r>
          <w:t xml:space="preserve">7.0.0 nlmixr2est   </w:t>
        </w:r>
      </w:ins>
      <w:ins w:id="74" w:author="Liu, Yaping (Ext)" w:date="2026-07-23T10:49:00Z" w16du:dateUtc="2026-07-23T14:49:00Z">
        <w:r w:rsidR="00155CF2">
          <w:br/>
        </w:r>
      </w:ins>
      <w:ins w:id="75" w:author="Liu, Yaping (Ext)" w:date="2026-07-23T10:49:00Z">
        <w:r w:rsidR="00155CF2" w:rsidRPr="00155CF2">
          <w:t>source("script/viz/</w:t>
        </w:r>
        <w:proofErr w:type="spellStart"/>
        <w:r w:rsidR="00155CF2" w:rsidRPr="00155CF2">
          <w:t>fig_covsel_</w:t>
        </w:r>
        <w:proofErr w:type="gramStart"/>
        <w:r w:rsidR="00155CF2" w:rsidRPr="00155CF2">
          <w:t>heatmap.R</w:t>
        </w:r>
        <w:proofErr w:type="spellEnd"/>
        <w:proofErr w:type="gramEnd"/>
        <w:r w:rsidR="00155CF2" w:rsidRPr="00155CF2">
          <w:t>")</w:t>
        </w:r>
      </w:ins>
    </w:p>
    <w:p w14:paraId="23A47B40" w14:textId="77777777" w:rsidR="00155CF2" w:rsidRPr="00155CF2" w:rsidRDefault="00155CF2" w:rsidP="00155CF2">
      <w:pPr>
        <w:pStyle w:val="ListParagraph"/>
        <w:rPr>
          <w:ins w:id="76" w:author="Liu, Yaping (Ext)" w:date="2026-07-23T10:49:00Z"/>
        </w:rPr>
      </w:pPr>
      <w:proofErr w:type="spellStart"/>
      <w:ins w:id="77" w:author="Liu, Yaping (Ext)" w:date="2026-07-23T10:49:00Z">
        <w:r w:rsidRPr="00155CF2">
          <w:t>fig_covsel_</w:t>
        </w:r>
        <w:proofErr w:type="gramStart"/>
        <w:r w:rsidRPr="00155CF2">
          <w:t>heatmap</w:t>
        </w:r>
        <w:proofErr w:type="spellEnd"/>
        <w:r w:rsidRPr="00155CF2">
          <w:t>(</w:t>
        </w:r>
        <w:proofErr w:type="gramEnd"/>
      </w:ins>
    </w:p>
    <w:p w14:paraId="78191260" w14:textId="77777777" w:rsidR="00155CF2" w:rsidRPr="00155CF2" w:rsidRDefault="00155CF2" w:rsidP="00155CF2">
      <w:pPr>
        <w:pStyle w:val="ListParagraph"/>
        <w:rPr>
          <w:ins w:id="78" w:author="Liu, Yaping (Ext)" w:date="2026-07-23T10:49:00Z"/>
        </w:rPr>
      </w:pPr>
      <w:ins w:id="79" w:author="Liu, Yaping (Ext)" w:date="2026-07-23T10:49:00Z">
        <w:r w:rsidRPr="00155CF2">
          <w:t xml:space="preserve">  </w:t>
        </w:r>
        <w:proofErr w:type="spellStart"/>
        <w:r w:rsidRPr="00155CF2">
          <w:t>agg_dir</w:t>
        </w:r>
        <w:proofErr w:type="spellEnd"/>
        <w:r w:rsidRPr="00155CF2">
          <w:t xml:space="preserve">   = "output/vae_covsel_aggregated0722",</w:t>
        </w:r>
      </w:ins>
    </w:p>
    <w:p w14:paraId="74E2DBB1" w14:textId="77777777" w:rsidR="00155CF2" w:rsidRPr="00155CF2" w:rsidRDefault="00155CF2" w:rsidP="00155CF2">
      <w:pPr>
        <w:pStyle w:val="ListParagraph"/>
        <w:rPr>
          <w:ins w:id="80" w:author="Liu, Yaping (Ext)" w:date="2026-07-23T10:49:00Z"/>
        </w:rPr>
      </w:pPr>
      <w:ins w:id="81" w:author="Liu, Yaping (Ext)" w:date="2026-07-23T10:49:00Z">
        <w:r w:rsidRPr="00155CF2">
          <w:t xml:space="preserve">  </w:t>
        </w:r>
        <w:proofErr w:type="spellStart"/>
        <w:r w:rsidRPr="00155CF2">
          <w:t>sample_</w:t>
        </w:r>
        <w:proofErr w:type="gramStart"/>
        <w:r w:rsidRPr="00155CF2">
          <w:t>N</w:t>
        </w:r>
        <w:proofErr w:type="spellEnd"/>
        <w:r w:rsidRPr="00155CF2">
          <w:t xml:space="preserve">  =</w:t>
        </w:r>
        <w:proofErr w:type="gramEnd"/>
        <w:r w:rsidRPr="00155CF2">
          <w:t xml:space="preserve"> </w:t>
        </w:r>
        <w:proofErr w:type="gramStart"/>
        <w:r w:rsidRPr="00155CF2">
          <w:t xml:space="preserve">NULL,   </w:t>
        </w:r>
        <w:proofErr w:type="gramEnd"/>
        <w:r w:rsidRPr="00155CF2">
          <w:t>     # all N</w:t>
        </w:r>
      </w:ins>
    </w:p>
    <w:p w14:paraId="3E130804" w14:textId="77777777" w:rsidR="00155CF2" w:rsidRPr="00155CF2" w:rsidRDefault="00155CF2" w:rsidP="00155CF2">
      <w:pPr>
        <w:pStyle w:val="ListParagraph"/>
        <w:rPr>
          <w:ins w:id="82" w:author="Liu, Yaping (Ext)" w:date="2026-07-23T10:49:00Z"/>
        </w:rPr>
      </w:pPr>
      <w:ins w:id="83" w:author="Liu, Yaping (Ext)" w:date="2026-07-23T10:49:00Z">
        <w:r w:rsidRPr="00155CF2">
          <w:t>  structure = "</w:t>
        </w:r>
        <w:proofErr w:type="spellStart"/>
        <w:r w:rsidRPr="00155CF2">
          <w:t>linCmt</w:t>
        </w:r>
        <w:proofErr w:type="spellEnd"/>
        <w:proofErr w:type="gramStart"/>
        <w:r w:rsidRPr="00155CF2">
          <w:t xml:space="preserve">",   </w:t>
        </w:r>
        <w:proofErr w:type="gramEnd"/>
        <w:r w:rsidRPr="00155CF2">
          <w:t> # one structure per figure; use "ode" to swap</w:t>
        </w:r>
      </w:ins>
    </w:p>
    <w:p w14:paraId="5E6A658A" w14:textId="7FAB2134" w:rsidR="00155CF2" w:rsidRPr="00155CF2" w:rsidRDefault="00155CF2" w:rsidP="00155CF2">
      <w:pPr>
        <w:pStyle w:val="ListParagraph"/>
        <w:rPr>
          <w:ins w:id="84" w:author="Liu, Yaping (Ext)" w:date="2026-07-23T10:49:00Z"/>
        </w:rPr>
      </w:pPr>
      <w:ins w:id="85" w:author="Liu, Yaping (Ext)" w:date="2026-07-23T10:49:00Z">
        <w:r w:rsidRPr="00155CF2">
          <w:t xml:space="preserve">  save      = </w:t>
        </w:r>
      </w:ins>
      <w:ins w:id="86" w:author="Liu, Yaping (Ext)" w:date="2026-07-23T10:49:00Z" w16du:dateUtc="2026-07-23T14:49:00Z">
        <w:r>
          <w:t>false</w:t>
        </w:r>
      </w:ins>
    </w:p>
    <w:p w14:paraId="38ED2AA9" w14:textId="77777777" w:rsidR="00155CF2" w:rsidRDefault="00155CF2" w:rsidP="003E3754">
      <w:pPr>
        <w:pStyle w:val="ListParagraph"/>
        <w:rPr>
          <w:ins w:id="87" w:author="Liu, Yaping (Ext)" w:date="2026-07-23T10:51:00Z" w16du:dateUtc="2026-07-23T14:51:00Z"/>
        </w:rPr>
      </w:pPr>
    </w:p>
    <w:p w14:paraId="620F772D" w14:textId="77777777" w:rsidR="008C3ABF" w:rsidRDefault="008C3ABF" w:rsidP="008C3ABF">
      <w:pPr>
        <w:pStyle w:val="ListParagraph"/>
        <w:rPr>
          <w:ins w:id="88" w:author="Liu, Yaping (Ext)" w:date="2026-07-23T10:51:00Z" w16du:dateUtc="2026-07-23T14:51:00Z"/>
        </w:rPr>
      </w:pPr>
      <w:ins w:id="89" w:author="Liu, Yaping (Ext)" w:date="2026-07-23T10:51:00Z" w16du:dateUtc="2026-07-23T14:51:00Z">
        <w:r>
          <w:t>source("script/viz/</w:t>
        </w:r>
        <w:proofErr w:type="spellStart"/>
        <w:r>
          <w:t>fig_covsel_</w:t>
        </w:r>
        <w:proofErr w:type="gramStart"/>
        <w:r>
          <w:t>heatmap.R</w:t>
        </w:r>
        <w:proofErr w:type="spellEnd"/>
        <w:proofErr w:type="gramEnd"/>
        <w:r>
          <w:t>")</w:t>
        </w:r>
      </w:ins>
    </w:p>
    <w:p w14:paraId="065BF402" w14:textId="77777777" w:rsidR="008C3ABF" w:rsidRDefault="008C3ABF" w:rsidP="008C3ABF">
      <w:pPr>
        <w:pStyle w:val="ListParagraph"/>
        <w:rPr>
          <w:ins w:id="90" w:author="Liu, Yaping (Ext)" w:date="2026-07-23T10:51:00Z" w16du:dateUtc="2026-07-23T14:51:00Z"/>
        </w:rPr>
      </w:pPr>
      <w:proofErr w:type="spellStart"/>
      <w:ins w:id="91" w:author="Liu, Yaping (Ext)" w:date="2026-07-23T10:51:00Z" w16du:dateUtc="2026-07-23T14:51:00Z">
        <w:r>
          <w:t>fig_covsel_</w:t>
        </w:r>
        <w:proofErr w:type="gramStart"/>
        <w:r>
          <w:t>heatmap</w:t>
        </w:r>
        <w:proofErr w:type="spellEnd"/>
        <w:r>
          <w:t>(</w:t>
        </w:r>
        <w:proofErr w:type="spellStart"/>
        <w:proofErr w:type="gramEnd"/>
        <w:r>
          <w:t>agg_dir</w:t>
        </w:r>
        <w:proofErr w:type="spellEnd"/>
        <w:r>
          <w:t xml:space="preserve"> = "output/vae_covsel_aggregated0722",</w:t>
        </w:r>
      </w:ins>
    </w:p>
    <w:p w14:paraId="1B740E75" w14:textId="77777777" w:rsidR="00B85ED9" w:rsidRDefault="008C3ABF" w:rsidP="00B85ED9">
      <w:pPr>
        <w:pStyle w:val="ListParagraph"/>
        <w:rPr>
          <w:ins w:id="92" w:author="Liu, Yaping (Ext)" w:date="2026-07-23T11:18:00Z" w16du:dateUtc="2026-07-23T15:18:00Z"/>
        </w:rPr>
      </w:pPr>
      <w:ins w:id="93" w:author="Liu, Yaping (Ext)" w:date="2026-07-23T10:51:00Z" w16du:dateUtc="2026-07-23T14:51:00Z">
        <w:r>
          <w:t xml:space="preserve">                   structure = "ode", save = TRUE)</w:t>
        </w:r>
      </w:ins>
    </w:p>
    <w:p w14:paraId="7303A530" w14:textId="1D492DF0" w:rsidR="00B85ED9" w:rsidRDefault="00B85ED9" w:rsidP="00B85ED9">
      <w:pPr>
        <w:pStyle w:val="ListParagraph"/>
        <w:rPr>
          <w:ins w:id="94" w:author="Liu, Yaping (Ext)" w:date="2026-07-23T11:18:00Z" w16du:dateUtc="2026-07-23T15:18:00Z"/>
        </w:rPr>
      </w:pPr>
      <w:ins w:id="95" w:author="Liu, Yaping (Ext)" w:date="2026-07-23T11:18:00Z" w16du:dateUtc="2026-07-23T15:18:00Z">
        <w:r>
          <w:br/>
          <w:t>source("script/viz/</w:t>
        </w:r>
        <w:proofErr w:type="spellStart"/>
        <w:r>
          <w:t>fig_covsel_</w:t>
        </w:r>
        <w:proofErr w:type="gramStart"/>
        <w:r>
          <w:t>heatmap.R</w:t>
        </w:r>
        <w:proofErr w:type="spellEnd"/>
        <w:proofErr w:type="gramEnd"/>
        <w:r>
          <w:t>")</w:t>
        </w:r>
      </w:ins>
    </w:p>
    <w:p w14:paraId="6DE5069D" w14:textId="77777777" w:rsidR="00B85ED9" w:rsidRDefault="00B85ED9" w:rsidP="00B85ED9">
      <w:pPr>
        <w:pStyle w:val="ListParagraph"/>
        <w:rPr>
          <w:ins w:id="96" w:author="Liu, Yaping (Ext)" w:date="2026-07-23T11:18:00Z" w16du:dateUtc="2026-07-23T15:18:00Z"/>
        </w:rPr>
      </w:pPr>
      <w:ins w:id="97" w:author="Liu, Yaping (Ext)" w:date="2026-07-23T11:18:00Z" w16du:dateUtc="2026-07-23T15:18:00Z">
        <w:r>
          <w:t xml:space="preserve">p &lt;- </w:t>
        </w:r>
        <w:proofErr w:type="spellStart"/>
        <w:r>
          <w:t>fig_covsel_</w:t>
        </w:r>
        <w:proofErr w:type="gramStart"/>
        <w:r>
          <w:t>heatmap</w:t>
        </w:r>
        <w:proofErr w:type="spellEnd"/>
        <w:r>
          <w:t>(</w:t>
        </w:r>
        <w:proofErr w:type="spellStart"/>
        <w:proofErr w:type="gramEnd"/>
        <w:r>
          <w:t>agg_dir</w:t>
        </w:r>
        <w:proofErr w:type="spellEnd"/>
        <w:r>
          <w:t xml:space="preserve"> = "output/</w:t>
        </w:r>
        <w:proofErr w:type="spellStart"/>
        <w:r>
          <w:t>vae_covsel_aggregated</w:t>
        </w:r>
        <w:proofErr w:type="spellEnd"/>
        <w:r>
          <w:t>", structure = "both")</w:t>
        </w:r>
      </w:ins>
    </w:p>
    <w:p w14:paraId="063BAFB2" w14:textId="77777777" w:rsidR="00B85ED9" w:rsidRDefault="00B85ED9" w:rsidP="00B85ED9">
      <w:pPr>
        <w:pStyle w:val="ListParagraph"/>
        <w:rPr>
          <w:ins w:id="98" w:author="Liu, Yaping (Ext)" w:date="2026-07-23T11:18:00Z" w16du:dateUtc="2026-07-23T15:18:00Z"/>
        </w:rPr>
      </w:pPr>
      <w:ins w:id="99" w:author="Liu, Yaping (Ext)" w:date="2026-07-23T11:18:00Z" w16du:dateUtc="2026-07-23T15:18:00Z">
        <w:r>
          <w:t>print(p)</w:t>
        </w:r>
      </w:ins>
    </w:p>
    <w:p w14:paraId="3AD0007A" w14:textId="77777777" w:rsidR="00B85ED9" w:rsidRDefault="00B85ED9" w:rsidP="00B85ED9">
      <w:pPr>
        <w:pStyle w:val="ListParagraph"/>
        <w:rPr>
          <w:ins w:id="100" w:author="Liu, Yaping (Ext)" w:date="2026-07-23T11:18:00Z" w16du:dateUtc="2026-07-23T15:18:00Z"/>
        </w:rPr>
      </w:pPr>
      <w:proofErr w:type="gramStart"/>
      <w:ins w:id="101" w:author="Liu, Yaping (Ext)" w:date="2026-07-23T11:18:00Z" w16du:dateUtc="2026-07-23T15:18:00Z">
        <w:r>
          <w:t>invisible(</w:t>
        </w:r>
        <w:proofErr w:type="spellStart"/>
        <w:proofErr w:type="gramEnd"/>
        <w:r>
          <w:t>fig_covsel_</w:t>
        </w:r>
        <w:proofErr w:type="gramStart"/>
        <w:r>
          <w:t>heatmap</w:t>
        </w:r>
        <w:proofErr w:type="spellEnd"/>
        <w:r>
          <w:t>(</w:t>
        </w:r>
        <w:proofErr w:type="spellStart"/>
        <w:proofErr w:type="gramEnd"/>
        <w:r>
          <w:t>agg_dir</w:t>
        </w:r>
        <w:proofErr w:type="spellEnd"/>
        <w:r>
          <w:t xml:space="preserve"> = "output/</w:t>
        </w:r>
        <w:proofErr w:type="spellStart"/>
        <w:r>
          <w:t>vae_covsel_aggregated</w:t>
        </w:r>
        <w:proofErr w:type="spellEnd"/>
        <w:r>
          <w:t>",</w:t>
        </w:r>
      </w:ins>
    </w:p>
    <w:p w14:paraId="707E86DB" w14:textId="58AF26BB" w:rsidR="008C3ABF" w:rsidRDefault="00B85ED9" w:rsidP="00B85ED9">
      <w:pPr>
        <w:pStyle w:val="ListParagraph"/>
        <w:rPr>
          <w:ins w:id="102" w:author="Liu, Yaping (Ext)" w:date="2026-07-23T10:51:00Z" w16du:dateUtc="2026-07-23T14:51:00Z"/>
        </w:rPr>
      </w:pPr>
      <w:ins w:id="103" w:author="Liu, Yaping (Ext)" w:date="2026-07-23T11:18:00Z" w16du:dateUtc="2026-07-23T15:18:00Z">
        <w:r>
          <w:t xml:space="preserve">                             structure = "both", save = TRUE))</w:t>
        </w:r>
      </w:ins>
    </w:p>
    <w:p w14:paraId="74E47732" w14:textId="0DFF9BDD" w:rsidR="008C3ABF" w:rsidRDefault="008C3ABF" w:rsidP="008C3ABF">
      <w:pPr>
        <w:pStyle w:val="ListParagraph"/>
        <w:rPr>
          <w:ins w:id="104" w:author="Liu, Yaping (Ext)" w:date="2026-07-23T10:49:00Z" w16du:dateUtc="2026-07-23T14:49:00Z"/>
        </w:rPr>
      </w:pPr>
    </w:p>
    <w:p w14:paraId="01531921" w14:textId="3E1F5D6B" w:rsidR="003E3754" w:rsidRDefault="00E8510F" w:rsidP="003E3754">
      <w:pPr>
        <w:pStyle w:val="ListParagraph"/>
      </w:pPr>
      <w:del w:id="105" w:author="Liu, Yaping (Ext)" w:date="2026-07-23T10:51:00Z" w16du:dateUtc="2026-07-23T14:51:00Z">
        <w:r w:rsidRPr="00E8510F" w:rsidDel="00275894">
          <w:rPr>
            <w:noProof/>
          </w:rPr>
          <w:lastRenderedPageBreak/>
          <w:drawing>
            <wp:inline distT="0" distB="0" distL="0" distR="0" wp14:anchorId="67BF7C7A" wp14:editId="54FA81C2">
              <wp:extent cx="8229600" cy="3353435"/>
              <wp:effectExtent l="0" t="0" r="0" b="0"/>
              <wp:docPr id="166030828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60308283" name=""/>
                      <pic:cNvPicPr/>
                    </pic:nvPicPr>
                    <pic:blipFill>
                      <a:blip r:embed="rId3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29600" cy="33534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06" w:author="Liu, Yaping (Ext)" w:date="2026-07-23T10:51:00Z" w16du:dateUtc="2026-07-23T14:51:00Z">
        <w:r w:rsidR="00275894" w:rsidRPr="00275894">
          <w:rPr>
            <w:noProof/>
          </w:rPr>
          <w:t xml:space="preserve"> </w:t>
        </w:r>
      </w:ins>
      <w:ins w:id="107" w:author="Liu, Yaping (Ext)" w:date="2026-07-24T09:05:00Z" w16du:dateUtc="2026-07-24T13:05:00Z">
        <w:r w:rsidR="00257D64">
          <w:rPr>
            <w:noProof/>
          </w:rPr>
          <w:drawing>
            <wp:inline distT="0" distB="0" distL="0" distR="0" wp14:anchorId="544F9CA6" wp14:editId="6661A553">
              <wp:extent cx="6210300" cy="5175250"/>
              <wp:effectExtent l="0" t="0" r="0" b="6350"/>
              <wp:docPr id="1422733598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22733598" name="Picture 1422733598"/>
                      <pic:cNvPicPr/>
                    </pic:nvPicPr>
                    <pic:blipFill>
                      <a:blip r:embed="rId3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0746" cy="517562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052008F" w14:textId="649BE8E7" w:rsidR="00213799" w:rsidDel="003F5653" w:rsidRDefault="00213799" w:rsidP="003E3754">
      <w:pPr>
        <w:pStyle w:val="ListParagraph"/>
        <w:rPr>
          <w:del w:id="108" w:author="Liu, Yaping (Ext)" w:date="2026-07-23T10:48:00Z" w16du:dateUtc="2026-07-23T14:48:00Z"/>
        </w:rPr>
      </w:pPr>
      <w:del w:id="109" w:author="Liu, Yaping (Ext)" w:date="2026-07-23T10:51:00Z" w16du:dateUtc="2026-07-23T14:51:00Z">
        <w:r w:rsidRPr="00213799" w:rsidDel="008C3ABF">
          <w:rPr>
            <w:noProof/>
          </w:rPr>
          <w:drawing>
            <wp:inline distT="0" distB="0" distL="0" distR="0" wp14:anchorId="57B05D2E" wp14:editId="4C42CF44">
              <wp:extent cx="8229600" cy="3167380"/>
              <wp:effectExtent l="0" t="0" r="0" b="0"/>
              <wp:docPr id="54410241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44102413" name=""/>
                      <pic:cNvPicPr/>
                    </pic:nvPicPr>
                    <pic:blipFill>
                      <a:blip r:embed="rId3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29600" cy="31673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DABCA11" w14:textId="4D714117" w:rsidR="003E3754" w:rsidRPr="00340A1F" w:rsidRDefault="00C3199E" w:rsidP="003F5653">
      <w:pPr>
        <w:pStyle w:val="ListParagraph"/>
      </w:pPr>
      <w:del w:id="110" w:author="Liu, Yaping (Ext)" w:date="2026-07-23T10:39:00Z" w16du:dateUtc="2026-07-23T14:39:00Z">
        <w:r w:rsidDel="00B42BA5">
          <w:delText>Now</w:delText>
        </w:r>
      </w:del>
    </w:p>
    <w:p w14:paraId="0A66F4C6" w14:textId="237C1800" w:rsidR="003F5653" w:rsidRPr="000868F9" w:rsidRDefault="00104220" w:rsidP="003F5653">
      <w:pPr>
        <w:pStyle w:val="Heading4"/>
        <w:rPr>
          <w:ins w:id="111" w:author="Liu, Yaping (Ext)" w:date="2026-07-23T10:49:00Z" w16du:dateUtc="2026-07-23T14:49:00Z"/>
          <w:highlight w:val="cyan"/>
        </w:rPr>
      </w:pPr>
      <w:ins w:id="112" w:author="Liu, Yaping (Ext)" w:date="2026-07-23T11:20:00Z" w16du:dateUtc="2026-07-23T15:20:00Z">
        <w:r>
          <w:rPr>
            <w:highlight w:val="cyan"/>
          </w:rPr>
          <w:lastRenderedPageBreak/>
          <w:t>R</w:t>
        </w:r>
      </w:ins>
      <w:ins w:id="113" w:author="Liu, Yaping (Ext)" w:date="2026-07-23T11:21:00Z" w16du:dateUtc="2026-07-23T15:21:00Z">
        <w:r w:rsidR="007646EB">
          <w:rPr>
            <w:highlight w:val="cyan"/>
          </w:rPr>
          <w:t xml:space="preserve">elative </w:t>
        </w:r>
        <w:proofErr w:type="gramStart"/>
        <w:r w:rsidR="00831971">
          <w:rPr>
            <w:highlight w:val="cyan"/>
          </w:rPr>
          <w:t>mean</w:t>
        </w:r>
        <w:proofErr w:type="gramEnd"/>
        <w:r w:rsidR="00831971">
          <w:rPr>
            <w:highlight w:val="cyan"/>
          </w:rPr>
          <w:t xml:space="preserve"> root squared error (RMRSE) &amp; median </w:t>
        </w:r>
      </w:ins>
      <w:ins w:id="114" w:author="Liu, Yaping (Ext)" w:date="2026-07-24T09:07:00Z" w16du:dateUtc="2026-07-24T13:07:00Z">
        <w:r w:rsidR="00852F1D">
          <w:rPr>
            <w:highlight w:val="cyan"/>
          </w:rPr>
          <w:t>absolute</w:t>
        </w:r>
      </w:ins>
      <w:ins w:id="115" w:author="Liu, Yaping (Ext)" w:date="2026-07-23T11:21:00Z" w16du:dateUtc="2026-07-23T15:21:00Z">
        <w:r w:rsidR="00831971">
          <w:rPr>
            <w:highlight w:val="cyan"/>
          </w:rPr>
          <w:t xml:space="preserve"> square error</w:t>
        </w:r>
      </w:ins>
    </w:p>
    <w:p w14:paraId="4BC45186" w14:textId="5FEAE1C1" w:rsidR="003F5653" w:rsidRDefault="00836883" w:rsidP="003F5653">
      <w:pPr>
        <w:rPr>
          <w:ins w:id="116" w:author="Liu, Yaping (Ext)" w:date="2026-07-23T13:27:00Z" w16du:dateUtc="2026-07-23T17:27:00Z"/>
        </w:rPr>
      </w:pPr>
      <w:ins w:id="117" w:author="Liu, Yaping (Ext)" w:date="2026-07-23T13:27:00Z" w16du:dateUtc="2026-07-23T17:27:00Z">
        <w:r w:rsidRPr="00836883">
          <w:rPr>
            <w:noProof/>
          </w:rPr>
          <w:drawing>
            <wp:inline distT="0" distB="0" distL="0" distR="0" wp14:anchorId="50E383DA" wp14:editId="6C8B45B2">
              <wp:extent cx="5946530" cy="4337050"/>
              <wp:effectExtent l="0" t="0" r="0" b="6350"/>
              <wp:docPr id="136250677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62506779" name=""/>
                      <pic:cNvPicPr/>
                    </pic:nvPicPr>
                    <pic:blipFill>
                      <a:blip r:embed="rId3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4976" cy="43432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6AC79A4" w14:textId="4A38C2FA" w:rsidR="00836883" w:rsidRDefault="00836883" w:rsidP="003F5653">
      <w:pPr>
        <w:rPr>
          <w:ins w:id="118" w:author="Liu, Yaping (Ext)" w:date="2026-07-23T13:28:00Z" w16du:dateUtc="2026-07-23T17:28:00Z"/>
        </w:rPr>
      </w:pPr>
      <w:ins w:id="119" w:author="Liu, Yaping (Ext)" w:date="2026-07-23T13:27:00Z" w16du:dateUtc="2026-07-23T17:27:00Z">
        <w:r>
          <w:t xml:space="preserve">This is before </w:t>
        </w:r>
      </w:ins>
      <w:ins w:id="120" w:author="Liu, Yaping (Ext)" w:date="2026-07-23T13:28:00Z" w16du:dateUtc="2026-07-23T17:28:00Z">
        <w:r w:rsidR="004E69FA">
          <w:t xml:space="preserve">the </w:t>
        </w:r>
        <w:r w:rsidR="00D33C53">
          <w:t xml:space="preserve">transformation. The data was simulated with weight and CL centered at 70 and 95. </w:t>
        </w:r>
      </w:ins>
    </w:p>
    <w:p w14:paraId="06ACD8BF" w14:textId="77777777" w:rsidR="008C4AD0" w:rsidRDefault="00D33C53" w:rsidP="00D33C53">
      <w:pPr>
        <w:rPr>
          <w:ins w:id="121" w:author="Liu, Yaping (Ext)" w:date="2026-07-24T09:51:00Z" w16du:dateUtc="2026-07-24T13:51:00Z"/>
        </w:rPr>
      </w:pPr>
      <w:ins w:id="122" w:author="Liu, Yaping (Ext)" w:date="2026-07-23T13:28:00Z" w16du:dateUtc="2026-07-23T17:28:00Z">
        <w:r>
          <w:lastRenderedPageBreak/>
          <w:t xml:space="preserve">But </w:t>
        </w:r>
        <w:proofErr w:type="spellStart"/>
        <w:r>
          <w:t>runscm</w:t>
        </w:r>
        <w:proofErr w:type="spellEnd"/>
        <w:r>
          <w:t xml:space="preserve"> by default centered at median, and </w:t>
        </w:r>
        <w:proofErr w:type="spellStart"/>
        <w:r>
          <w:t>vae</w:t>
        </w:r>
        <w:proofErr w:type="spellEnd"/>
        <w:r>
          <w:t xml:space="preserve"> by default centered at mean. </w:t>
        </w:r>
      </w:ins>
      <w:ins w:id="123" w:author="Liu, Yaping (Ext)" w:date="2026-07-23T13:30:00Z" w16du:dateUtc="2026-07-23T17:30:00Z">
        <w:r w:rsidR="009B080B">
          <w:br/>
        </w:r>
        <w:r w:rsidR="009B080B" w:rsidRPr="009B080B">
          <w:rPr>
            <w:noProof/>
          </w:rPr>
          <w:drawing>
            <wp:inline distT="0" distB="0" distL="0" distR="0" wp14:anchorId="1D680EDF" wp14:editId="3557FE4C">
              <wp:extent cx="5727700" cy="2846650"/>
              <wp:effectExtent l="0" t="0" r="6350" b="0"/>
              <wp:docPr id="193833305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8333054" name=""/>
                      <pic:cNvPicPr/>
                    </pic:nvPicPr>
                    <pic:blipFill>
                      <a:blip r:embed="rId3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3220" cy="28493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9B080B">
          <w:br/>
        </w:r>
      </w:ins>
    </w:p>
    <w:p w14:paraId="0718E4D1" w14:textId="77777777" w:rsidR="00201582" w:rsidRDefault="008C4AD0" w:rsidP="00D33C53">
      <w:pPr>
        <w:rPr>
          <w:ins w:id="124" w:author="Liu, Yaping (Ext)" w:date="2026-07-25T10:13:00Z" w16du:dateUtc="2026-07-25T14:13:00Z"/>
        </w:rPr>
      </w:pPr>
      <w:ins w:id="125" w:author="Liu, Yaping (Ext)" w:date="2026-07-24T09:51:00Z" w16du:dateUtc="2026-07-24T13:51:00Z">
        <w:r>
          <w:t>This is after transformation.</w:t>
        </w:r>
      </w:ins>
    </w:p>
    <w:p w14:paraId="4D7EC52B" w14:textId="77777777" w:rsidR="00223BE8" w:rsidRDefault="00201582" w:rsidP="00223BE8">
      <w:pPr>
        <w:rPr>
          <w:ins w:id="126" w:author="Liu, Yaping (Ext)" w:date="2026-07-25T11:15:00Z" w16du:dateUtc="2026-07-25T15:15:00Z"/>
        </w:rPr>
      </w:pPr>
      <w:ins w:id="127" w:author="Liu, Yaping (Ext)" w:date="2026-07-25T10:13:00Z" w16du:dateUtc="2026-07-25T14:13:00Z">
        <w:r w:rsidRPr="0053673D">
          <w:rPr>
            <w:b/>
            <w:bCs/>
            <w:rPrChange w:id="128" w:author="Liu, Yaping (Ext)" w:date="2026-07-25T10:13:00Z" w16du:dateUtc="2026-07-25T14:13:00Z">
              <w:rPr/>
            </w:rPrChange>
          </w:rPr>
          <w:t xml:space="preserve">How </w:t>
        </w:r>
        <w:proofErr w:type="spellStart"/>
        <w:r w:rsidRPr="0053673D">
          <w:rPr>
            <w:b/>
            <w:bCs/>
            <w:rPrChange w:id="129" w:author="Liu, Yaping (Ext)" w:date="2026-07-25T10:13:00Z" w16du:dateUtc="2026-07-25T14:13:00Z">
              <w:rPr/>
            </w:rPrChange>
          </w:rPr>
          <w:t>RunSCM</w:t>
        </w:r>
        <w:proofErr w:type="spellEnd"/>
        <w:r w:rsidRPr="0053673D">
          <w:rPr>
            <w:b/>
            <w:bCs/>
            <w:rPrChange w:id="130" w:author="Liu, Yaping (Ext)" w:date="2026-07-25T10:13:00Z" w16du:dateUtc="2026-07-25T14:13:00Z">
              <w:rPr/>
            </w:rPrChange>
          </w:rPr>
          <w:t xml:space="preserve"> works</w:t>
        </w:r>
        <w:r>
          <w:br/>
        </w:r>
      </w:ins>
      <w:ins w:id="131" w:author="Liu, Yaping (Ext)" w:date="2026-07-25T11:15:00Z" w16du:dateUtc="2026-07-25T15:15:00Z">
        <w:r w:rsidR="00223BE8">
          <w:t xml:space="preserve">For </w:t>
        </w:r>
        <w:proofErr w:type="spellStart"/>
        <w:r w:rsidR="00223BE8">
          <w:t>vae</w:t>
        </w:r>
        <w:proofErr w:type="spellEnd"/>
        <w:r w:rsidR="00223BE8">
          <w:t xml:space="preserve"> </w:t>
        </w:r>
      </w:ins>
    </w:p>
    <w:p w14:paraId="135ED9FE" w14:textId="77777777" w:rsidR="00223BE8" w:rsidRPr="00B37FED" w:rsidRDefault="00223BE8" w:rsidP="00223BE8">
      <w:pPr>
        <w:rPr>
          <w:ins w:id="132" w:author="Liu, Yaping (Ext)" w:date="2026-07-25T11:15:00Z" w16du:dateUtc="2026-07-25T15:15:00Z"/>
        </w:rPr>
      </w:pPr>
      <w:proofErr w:type="gramStart"/>
      <w:ins w:id="133" w:author="Liu, Yaping (Ext)" w:date="2026-07-25T11:15:00Z" w16du:dateUtc="2026-07-25T15:15:00Z">
        <w:r w:rsidRPr="00B37FED">
          <w:t>.</w:t>
        </w:r>
        <w:proofErr w:type="spellStart"/>
        <w:r w:rsidRPr="00B37FED">
          <w:t>covType</w:t>
        </w:r>
        <w:proofErr w:type="spellEnd"/>
        <w:proofErr w:type="gramEnd"/>
        <w:r w:rsidRPr="00B37FED">
          <w:t>[j] &lt;- "continuous"</w:t>
        </w:r>
        <w:proofErr w:type="gramStart"/>
        <w:r w:rsidRPr="00B37FED">
          <w:t>; .</w:t>
        </w:r>
        <w:proofErr w:type="spellStart"/>
        <w:r w:rsidRPr="00B37FED">
          <w:t>covPop</w:t>
        </w:r>
        <w:proofErr w:type="spellEnd"/>
        <w:proofErr w:type="gramEnd"/>
        <w:r w:rsidRPr="00B37FED">
          <w:t>[j] &lt;- mean(v)</w:t>
        </w:r>
        <w:proofErr w:type="gramStart"/>
        <w:r w:rsidRPr="00B37FED">
          <w:t>; .</w:t>
        </w:r>
        <w:proofErr w:type="spellStart"/>
        <w:r w:rsidRPr="00B37FED">
          <w:t>covMat</w:t>
        </w:r>
        <w:proofErr w:type="spellEnd"/>
        <w:proofErr w:type="gramEnd"/>
        <w:r w:rsidRPr="00B37FED">
          <w:t xml:space="preserve">[, j] &lt;- </w:t>
        </w:r>
        <w:proofErr w:type="gramStart"/>
        <w:r w:rsidRPr="00B37FED">
          <w:t>log(</w:t>
        </w:r>
        <w:proofErr w:type="gramEnd"/>
        <w:r w:rsidRPr="00B37FED">
          <w:t xml:space="preserve">v </w:t>
        </w:r>
        <w:proofErr w:type="gramStart"/>
        <w:r w:rsidRPr="00B37FED">
          <w:t>/ .</w:t>
        </w:r>
        <w:proofErr w:type="spellStart"/>
        <w:r w:rsidRPr="00B37FED">
          <w:t>covPop</w:t>
        </w:r>
        <w:proofErr w:type="spellEnd"/>
        <w:proofErr w:type="gramEnd"/>
        <w:r w:rsidRPr="00B37FED">
          <w:t>[j])</w:t>
        </w:r>
      </w:ins>
    </w:p>
    <w:p w14:paraId="1E7E6FA1" w14:textId="38DD90CF" w:rsidR="001D711B" w:rsidRDefault="00201582" w:rsidP="00D33C53">
      <w:pPr>
        <w:rPr>
          <w:ins w:id="134" w:author="Liu, Yaping (Ext)" w:date="2026-07-25T10:11:00Z" w16du:dateUtc="2026-07-25T14:11:00Z"/>
        </w:rPr>
      </w:pPr>
      <w:ins w:id="135" w:author="Liu, Yaping (Ext)" w:date="2026-07-25T10:13:00Z" w16du:dateUtc="2026-07-25T14:13:00Z">
        <w:r w:rsidRPr="00201582">
          <w:rPr>
            <w:noProof/>
          </w:rPr>
          <w:lastRenderedPageBreak/>
          <w:drawing>
            <wp:inline distT="0" distB="0" distL="0" distR="0" wp14:anchorId="42652139" wp14:editId="3CB855DC">
              <wp:extent cx="6982799" cy="3458058"/>
              <wp:effectExtent l="0" t="0" r="0" b="9525"/>
              <wp:docPr id="174646460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46464604" name=""/>
                      <pic:cNvPicPr/>
                    </pic:nvPicPr>
                    <pic:blipFill>
                      <a:blip r:embed="rId3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2799" cy="345805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37CCDE6" w14:textId="77777777" w:rsidR="003610B6" w:rsidRDefault="001D711B" w:rsidP="00D33C53">
      <w:pPr>
        <w:rPr>
          <w:ins w:id="136" w:author="Liu, Yaping (Ext)" w:date="2026-07-27T08:30:00Z" w16du:dateUtc="2026-07-27T12:30:00Z"/>
          <w:b/>
          <w:bCs/>
        </w:rPr>
      </w:pPr>
      <w:ins w:id="137" w:author="Liu, Yaping (Ext)" w:date="2026-07-25T10:11:00Z" w16du:dateUtc="2026-07-25T14:11:00Z">
        <w:r w:rsidRPr="001D711B">
          <w:rPr>
            <w:noProof/>
          </w:rPr>
          <w:lastRenderedPageBreak/>
          <w:drawing>
            <wp:inline distT="0" distB="0" distL="0" distR="0" wp14:anchorId="000B258C" wp14:editId="378F4F90">
              <wp:extent cx="6581775" cy="4621970"/>
              <wp:effectExtent l="0" t="0" r="0" b="7620"/>
              <wp:docPr id="84586546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45865461" name=""/>
                      <pic:cNvPicPr/>
                    </pic:nvPicPr>
                    <pic:blipFill>
                      <a:blip r:embed="rId4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5311" cy="4624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138" w:author="Liu, Yaping (Ext)" w:date="2026-07-25T10:05:00Z" w16du:dateUtc="2026-07-25T14:05:00Z">
        <w:r w:rsidR="007A506D">
          <w:br/>
        </w:r>
      </w:ins>
    </w:p>
    <w:p w14:paraId="33BAF431" w14:textId="684AC382" w:rsidR="003610B6" w:rsidRPr="003610B6" w:rsidRDefault="003610B6" w:rsidP="003610B6">
      <w:pPr>
        <w:rPr>
          <w:ins w:id="139" w:author="Liu, Yaping (Ext)" w:date="2026-07-27T08:30:00Z"/>
          <w:b/>
          <w:bCs/>
        </w:rPr>
      </w:pPr>
      <w:ins w:id="140" w:author="Liu, Yaping (Ext)" w:date="2026-07-27T08:30:00Z">
        <w:r w:rsidRPr="003610B6">
          <w:rPr>
            <w:b/>
            <w:bCs/>
            <w:noProof/>
          </w:rPr>
          <w:lastRenderedPageBreak/>
          <w:drawing>
            <wp:inline distT="0" distB="0" distL="0" distR="0" wp14:anchorId="6476918F" wp14:editId="5C9801C7">
              <wp:extent cx="5926347" cy="5944281"/>
              <wp:effectExtent l="0" t="0" r="0" b="0"/>
              <wp:docPr id="1569786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41" r:link="rId4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1662" r="1356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53011" cy="59710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11EEB95B" w14:textId="77777777" w:rsidR="003610B6" w:rsidRDefault="003610B6" w:rsidP="00D33C53">
      <w:pPr>
        <w:rPr>
          <w:ins w:id="141" w:author="Liu, Yaping (Ext)" w:date="2026-07-27T08:30:00Z" w16du:dateUtc="2026-07-27T12:30:00Z"/>
          <w:b/>
          <w:bCs/>
        </w:rPr>
      </w:pPr>
    </w:p>
    <w:p w14:paraId="6FDE4FBB" w14:textId="29BEA5E3" w:rsidR="0053673D" w:rsidRPr="0053673D" w:rsidRDefault="0053673D" w:rsidP="00D33C53">
      <w:pPr>
        <w:rPr>
          <w:ins w:id="142" w:author="Liu, Yaping (Ext)" w:date="2026-07-25T10:13:00Z" w16du:dateUtc="2026-07-25T14:13:00Z"/>
          <w:b/>
          <w:bCs/>
          <w:rPrChange w:id="143" w:author="Liu, Yaping (Ext)" w:date="2026-07-25T10:14:00Z" w16du:dateUtc="2026-07-25T14:14:00Z">
            <w:rPr>
              <w:ins w:id="144" w:author="Liu, Yaping (Ext)" w:date="2026-07-25T10:13:00Z" w16du:dateUtc="2026-07-25T14:13:00Z"/>
            </w:rPr>
          </w:rPrChange>
        </w:rPr>
      </w:pPr>
      <w:ins w:id="145" w:author="Liu, Yaping (Ext)" w:date="2026-07-25T10:13:00Z" w16du:dateUtc="2026-07-25T14:13:00Z">
        <w:r w:rsidRPr="0053673D">
          <w:rPr>
            <w:b/>
            <w:bCs/>
            <w:rPrChange w:id="146" w:author="Liu, Yaping (Ext)" w:date="2026-07-25T10:14:00Z" w16du:dateUtc="2026-07-25T14:14:00Z">
              <w:rPr/>
            </w:rPrChange>
          </w:rPr>
          <w:t xml:space="preserve">Contrasting </w:t>
        </w:r>
        <w:proofErr w:type="spellStart"/>
        <w:r w:rsidRPr="0053673D">
          <w:rPr>
            <w:b/>
            <w:bCs/>
            <w:rPrChange w:id="147" w:author="Liu, Yaping (Ext)" w:date="2026-07-25T10:14:00Z" w16du:dateUtc="2026-07-25T14:14:00Z">
              <w:rPr/>
            </w:rPrChange>
          </w:rPr>
          <w:t>runscm</w:t>
        </w:r>
      </w:ins>
      <w:proofErr w:type="spellEnd"/>
      <w:ins w:id="148" w:author="Liu, Yaping (Ext)" w:date="2026-07-25T11:15:00Z" w16du:dateUtc="2026-07-25T15:15:00Z">
        <w:r w:rsidR="00223BE8">
          <w:rPr>
            <w:b/>
            <w:bCs/>
          </w:rPr>
          <w:t xml:space="preserve"> &amp; </w:t>
        </w:r>
        <w:proofErr w:type="spellStart"/>
        <w:r w:rsidR="00223BE8">
          <w:rPr>
            <w:b/>
            <w:bCs/>
          </w:rPr>
          <w:t>vae</w:t>
        </w:r>
      </w:ins>
      <w:proofErr w:type="spellEnd"/>
      <w:ins w:id="149" w:author="Liu, Yaping (Ext)" w:date="2026-07-25T10:13:00Z" w16du:dateUtc="2026-07-25T14:13:00Z">
        <w:r w:rsidRPr="0053673D">
          <w:rPr>
            <w:b/>
            <w:bCs/>
            <w:rPrChange w:id="150" w:author="Liu, Yaping (Ext)" w:date="2026-07-25T10:14:00Z" w16du:dateUtc="2026-07-25T14:14:00Z">
              <w:rPr/>
            </w:rPrChange>
          </w:rPr>
          <w:t xml:space="preserve"> center at 70/95 vs. backward transformation</w:t>
        </w:r>
      </w:ins>
    </w:p>
    <w:p w14:paraId="5A19123F" w14:textId="27D2483F" w:rsidR="00B37FED" w:rsidRDefault="00AC65AB" w:rsidP="00D33C53">
      <w:pPr>
        <w:rPr>
          <w:ins w:id="151" w:author="Liu, Yaping (Ext)" w:date="2026-07-25T10:16:00Z" w16du:dateUtc="2026-07-25T14:16:00Z"/>
        </w:rPr>
      </w:pPr>
      <w:ins w:id="152" w:author="Liu, Yaping (Ext)" w:date="2026-07-25T11:15:00Z" w16du:dateUtc="2026-07-25T15:15:00Z">
        <w:r w:rsidRPr="00AC65AB">
          <w:rPr>
            <w:noProof/>
          </w:rPr>
          <w:drawing>
            <wp:inline distT="0" distB="0" distL="0" distR="0" wp14:anchorId="7EFC7619" wp14:editId="799D64FB">
              <wp:extent cx="9084776" cy="4649638"/>
              <wp:effectExtent l="0" t="0" r="2540" b="0"/>
              <wp:docPr id="53348522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33485226" name=""/>
                      <pic:cNvPicPr/>
                    </pic:nvPicPr>
                    <pic:blipFill>
                      <a:blip r:embed="rId4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04943" cy="46599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153" w:author="Liu, Yaping (Ext)" w:date="2026-07-25T10:05:00Z" w16du:dateUtc="2026-07-25T14:05:00Z">
        <w:r w:rsidR="007A506D">
          <w:br/>
        </w:r>
      </w:ins>
      <w:ins w:id="154" w:author="Liu, Yaping (Ext)" w:date="2026-07-25T11:16:00Z">
        <w:r w:rsidR="00F71F40" w:rsidRPr="00F71F40">
          <w:rPr>
            <w:i/>
            <w:iCs/>
          </w:rPr>
          <w:t>"The VAE is not biased — it reports typical values at the covariate </w:t>
        </w:r>
        <w:r w:rsidR="00F71F40" w:rsidRPr="00F71F40">
          <w:rPr>
            <w:b/>
            <w:bCs/>
            <w:i/>
            <w:iCs/>
          </w:rPr>
          <w:t>mean</w:t>
        </w:r>
        <w:r w:rsidR="00F71F40" w:rsidRPr="00F71F40">
          <w:rPr>
            <w:i/>
            <w:iCs/>
          </w:rPr>
          <w:t xml:space="preserve">, not the clinical reference. Re-anchoring to WT=70 / </w:t>
        </w:r>
        <w:proofErr w:type="spellStart"/>
        <w:r w:rsidR="00F71F40" w:rsidRPr="00F71F40">
          <w:rPr>
            <w:i/>
            <w:iCs/>
          </w:rPr>
          <w:t>CrCL</w:t>
        </w:r>
        <w:proofErr w:type="spellEnd"/>
        <w:r w:rsidR="00F71F40" w:rsidRPr="00F71F40">
          <w:rPr>
            <w:i/>
            <w:iCs/>
          </w:rPr>
          <w:t xml:space="preserve">=95 via the standard allometric back-transform brings VAE, </w:t>
        </w:r>
        <w:proofErr w:type="spellStart"/>
        <w:r w:rsidR="00F71F40" w:rsidRPr="00F71F40">
          <w:rPr>
            <w:i/>
            <w:iCs/>
          </w:rPr>
          <w:t>FOCEi</w:t>
        </w:r>
        <w:proofErr w:type="spellEnd"/>
        <w:r w:rsidR="00F71F40" w:rsidRPr="00F71F40">
          <w:rPr>
            <w:i/>
            <w:iCs/>
          </w:rPr>
          <w:t xml:space="preserve">, and the true model into agreement (all within ~3% of </w:t>
        </w:r>
        <w:r w:rsidR="00F71F40" w:rsidRPr="00F71F40">
          <w:rPr>
            <w:i/>
            <w:iCs/>
          </w:rPr>
          <w:lastRenderedPageBreak/>
          <w:t>truth)."</w:t>
        </w:r>
      </w:ins>
      <w:ins w:id="155" w:author="Liu, Yaping (Ext)" w:date="2026-07-25T10:05:00Z" w16du:dateUtc="2026-07-25T14:05:00Z">
        <w:r w:rsidR="007A506D">
          <w:br/>
        </w:r>
      </w:ins>
    </w:p>
    <w:p w14:paraId="6F556C11" w14:textId="5CC988A7" w:rsidR="008C4AD0" w:rsidRDefault="007A506D" w:rsidP="00D33C53">
      <w:pPr>
        <w:rPr>
          <w:ins w:id="156" w:author="Liu, Yaping (Ext)" w:date="2026-07-24T09:51:00Z" w16du:dateUtc="2026-07-24T13:51:00Z"/>
        </w:rPr>
      </w:pPr>
      <w:ins w:id="157" w:author="Liu, Yaping (Ext)" w:date="2026-07-25T10:05:00Z" w16du:dateUtc="2026-07-25T14:05:00Z">
        <w:r>
          <w:br/>
        </w:r>
        <w:r>
          <w:br/>
        </w:r>
        <w:r>
          <w:br/>
        </w:r>
      </w:ins>
    </w:p>
    <w:p w14:paraId="17CDE211" w14:textId="77777777" w:rsidR="0082511F" w:rsidRDefault="0082511F" w:rsidP="00D33C53">
      <w:pPr>
        <w:rPr>
          <w:ins w:id="158" w:author="Liu, Yaping (Ext)" w:date="2026-07-24T13:29:00Z" w16du:dateUtc="2026-07-24T17:29:00Z"/>
        </w:rPr>
      </w:pPr>
    </w:p>
    <w:p w14:paraId="15CB004A" w14:textId="1075D79E" w:rsidR="0082511F" w:rsidRDefault="0082511F" w:rsidP="00D33C53">
      <w:pPr>
        <w:rPr>
          <w:ins w:id="159" w:author="Liu, Yaping (Ext)" w:date="2026-07-24T13:29:00Z" w16du:dateUtc="2026-07-24T17:29:00Z"/>
        </w:rPr>
      </w:pPr>
      <w:proofErr w:type="gramStart"/>
      <w:ins w:id="160" w:author="Liu, Yaping (Ext)" w:date="2026-07-24T13:29:00Z" w16du:dateUtc="2026-07-24T17:29:00Z">
        <w:r>
          <w:t>Off-diagonal</w:t>
        </w:r>
        <w:proofErr w:type="gramEnd"/>
        <w:r>
          <w:t xml:space="preserve"> </w:t>
        </w:r>
      </w:ins>
      <w:ins w:id="161" w:author="Liu, Yaping (Ext)" w:date="2026-07-25T10:05:00Z" w16du:dateUtc="2026-07-25T14:05:00Z">
        <w:r w:rsidR="007A506D">
          <w:t xml:space="preserve">of the omega metrics is not available in </w:t>
        </w:r>
        <w:proofErr w:type="spellStart"/>
        <w:r w:rsidR="007A506D">
          <w:t>vae</w:t>
        </w:r>
        <w:proofErr w:type="spellEnd"/>
        <w:r w:rsidR="007A506D">
          <w:t xml:space="preserve"> 7.0.1</w:t>
        </w:r>
      </w:ins>
    </w:p>
    <w:p w14:paraId="576F4EBA" w14:textId="4B339AEB" w:rsidR="003F5653" w:rsidRDefault="00551DD4" w:rsidP="00D33C53">
      <w:pPr>
        <w:rPr>
          <w:ins w:id="162" w:author="Liu, Yaping (Ext)" w:date="2026-07-24T13:46:00Z" w16du:dateUtc="2026-07-24T17:46:00Z"/>
        </w:rPr>
      </w:pPr>
      <w:ins w:id="163" w:author="Liu, Yaping (Ext)" w:date="2026-07-24T11:48:00Z" w16du:dateUtc="2026-07-24T15:48:00Z">
        <w:r w:rsidRPr="00551DD4">
          <w:rPr>
            <w:noProof/>
          </w:rPr>
          <w:lastRenderedPageBreak/>
          <w:drawing>
            <wp:inline distT="0" distB="0" distL="0" distR="0" wp14:anchorId="4CE00361" wp14:editId="098DCE4D">
              <wp:extent cx="5835650" cy="3248712"/>
              <wp:effectExtent l="0" t="0" r="0" b="8890"/>
              <wp:docPr id="39551082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95510827" name=""/>
                      <pic:cNvPicPr/>
                    </pic:nvPicPr>
                    <pic:blipFill>
                      <a:blip r:embed="rId4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9164" cy="32506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164" w:author="Liu, Yaping (Ext)" w:date="2026-07-23T13:30:00Z" w16du:dateUtc="2026-07-23T17:30:00Z">
        <w:r w:rsidR="009B080B">
          <w:br/>
        </w:r>
      </w:ins>
      <w:ins w:id="165" w:author="Liu, Yaping (Ext)" w:date="2026-07-24T13:29:00Z" w16du:dateUtc="2026-07-24T17:29:00Z">
        <w:r w:rsidR="0082511F" w:rsidRPr="0082511F">
          <w:rPr>
            <w:noProof/>
          </w:rPr>
          <w:lastRenderedPageBreak/>
          <w:drawing>
            <wp:inline distT="0" distB="0" distL="0" distR="0" wp14:anchorId="63C4A635" wp14:editId="0A29193F">
              <wp:extent cx="4798060" cy="5943600"/>
              <wp:effectExtent l="0" t="0" r="2540" b="0"/>
              <wp:docPr id="67469868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74698683" name=""/>
                      <pic:cNvPicPr/>
                    </pic:nvPicPr>
                    <pic:blipFill>
                      <a:blip r:embed="rId4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98060" cy="5943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A6F0641" w14:textId="77777777" w:rsidR="00BB4557" w:rsidRPr="00BB4557" w:rsidRDefault="00BB4557" w:rsidP="00BB4557">
      <w:pPr>
        <w:rPr>
          <w:ins w:id="166" w:author="Liu, Yaping (Ext)" w:date="2026-07-24T13:46:00Z"/>
        </w:rPr>
      </w:pPr>
      <w:ins w:id="167" w:author="Liu, Yaping (Ext)" w:date="2026-07-24T13:46:00Z">
        <w:r w:rsidRPr="00BB4557">
          <w:lastRenderedPageBreak/>
          <w:t>source("script/viz/</w:t>
        </w:r>
        <w:proofErr w:type="spellStart"/>
        <w:r w:rsidRPr="00BB4557">
          <w:t>fig_error_</w:t>
        </w:r>
        <w:proofErr w:type="gramStart"/>
        <w:r w:rsidRPr="00BB4557">
          <w:t>metrics.R</w:t>
        </w:r>
        <w:proofErr w:type="spellEnd"/>
        <w:proofErr w:type="gramEnd"/>
        <w:r w:rsidRPr="00BB4557">
          <w:t>")</w:t>
        </w:r>
      </w:ins>
    </w:p>
    <w:p w14:paraId="604FB33E" w14:textId="77777777" w:rsidR="00BB4557" w:rsidRPr="00BB4557" w:rsidRDefault="00BB4557" w:rsidP="00BB4557">
      <w:pPr>
        <w:rPr>
          <w:ins w:id="168" w:author="Liu, Yaping (Ext)" w:date="2026-07-24T13:46:00Z"/>
        </w:rPr>
      </w:pPr>
      <w:ins w:id="169" w:author="Liu, Yaping (Ext)" w:date="2026-07-24T13:46:00Z">
        <w:r w:rsidRPr="00BB4557">
          <w:t xml:space="preserve">p &lt;- </w:t>
        </w:r>
        <w:proofErr w:type="spellStart"/>
        <w:r w:rsidRPr="00BB4557">
          <w:t>fig_error_</w:t>
        </w:r>
        <w:proofErr w:type="gramStart"/>
        <w:r w:rsidRPr="00BB4557">
          <w:t>metrics</w:t>
        </w:r>
        <w:proofErr w:type="spellEnd"/>
        <w:r w:rsidRPr="00BB4557">
          <w:t>(</w:t>
        </w:r>
        <w:proofErr w:type="gramEnd"/>
      </w:ins>
    </w:p>
    <w:p w14:paraId="6C9C443C" w14:textId="77777777" w:rsidR="00BB4557" w:rsidRPr="00BB4557" w:rsidRDefault="00BB4557" w:rsidP="00BB4557">
      <w:pPr>
        <w:rPr>
          <w:ins w:id="170" w:author="Liu, Yaping (Ext)" w:date="2026-07-24T13:46:00Z"/>
        </w:rPr>
      </w:pPr>
      <w:ins w:id="171" w:author="Liu, Yaping (Ext)" w:date="2026-07-24T13:46:00Z">
        <w:r w:rsidRPr="00BB4557">
          <w:t xml:space="preserve">  </w:t>
        </w:r>
        <w:proofErr w:type="spellStart"/>
        <w:r w:rsidRPr="00BB4557">
          <w:t>agg_dir</w:t>
        </w:r>
        <w:proofErr w:type="spellEnd"/>
        <w:r w:rsidRPr="00BB4557">
          <w:t xml:space="preserve">   = "output/vae_covsel_full0723_est710_aggregated",</w:t>
        </w:r>
      </w:ins>
    </w:p>
    <w:p w14:paraId="41F2B585" w14:textId="77777777" w:rsidR="00BB4557" w:rsidRPr="00BB4557" w:rsidRDefault="00BB4557" w:rsidP="00BB4557">
      <w:pPr>
        <w:rPr>
          <w:ins w:id="172" w:author="Liu, Yaping (Ext)" w:date="2026-07-24T13:46:00Z"/>
        </w:rPr>
      </w:pPr>
      <w:ins w:id="173" w:author="Liu, Yaping (Ext)" w:date="2026-07-24T13:46:00Z">
        <w:r w:rsidRPr="00BB4557">
          <w:t xml:space="preserve">  </w:t>
        </w:r>
        <w:proofErr w:type="gramStart"/>
        <w:r w:rsidRPr="00BB4557">
          <w:t>scenario  =</w:t>
        </w:r>
        <w:proofErr w:type="gramEnd"/>
        <w:r w:rsidRPr="00BB4557">
          <w:t xml:space="preserve"> 16,</w:t>
        </w:r>
      </w:ins>
    </w:p>
    <w:p w14:paraId="172A95BF" w14:textId="77777777" w:rsidR="00BB4557" w:rsidRPr="00BB4557" w:rsidRDefault="00BB4557" w:rsidP="00BB4557">
      <w:pPr>
        <w:rPr>
          <w:ins w:id="174" w:author="Liu, Yaping (Ext)" w:date="2026-07-24T13:46:00Z"/>
        </w:rPr>
      </w:pPr>
      <w:ins w:id="175" w:author="Liu, Yaping (Ext)" w:date="2026-07-24T13:46:00Z">
        <w:r w:rsidRPr="00BB4557">
          <w:t>  structure = "</w:t>
        </w:r>
        <w:proofErr w:type="spellStart"/>
        <w:r w:rsidRPr="00BB4557">
          <w:t>linCmt</w:t>
        </w:r>
        <w:proofErr w:type="spellEnd"/>
        <w:r w:rsidRPr="00BB4557">
          <w:t>",</w:t>
        </w:r>
      </w:ins>
    </w:p>
    <w:p w14:paraId="57BF7F7A" w14:textId="77777777" w:rsidR="00BB4557" w:rsidRPr="00BB4557" w:rsidRDefault="00BB4557" w:rsidP="00BB4557">
      <w:pPr>
        <w:rPr>
          <w:ins w:id="176" w:author="Liu, Yaping (Ext)" w:date="2026-07-24T13:46:00Z"/>
        </w:rPr>
      </w:pPr>
      <w:ins w:id="177" w:author="Liu, Yaping (Ext)" w:date="2026-07-24T13:46:00Z">
        <w:r w:rsidRPr="00BB4557">
          <w:t xml:space="preserve">  metrics   = </w:t>
        </w:r>
        <w:proofErr w:type="gramStart"/>
        <w:r w:rsidRPr="00BB4557">
          <w:t>c(</w:t>
        </w:r>
        <w:proofErr w:type="gramEnd"/>
        <w:r w:rsidRPr="00BB4557">
          <w:t>"RMRSE", "MARE"),</w:t>
        </w:r>
      </w:ins>
    </w:p>
    <w:p w14:paraId="688A42E9" w14:textId="77777777" w:rsidR="00BB4557" w:rsidRPr="00BB4557" w:rsidRDefault="00BB4557" w:rsidP="00BB4557">
      <w:pPr>
        <w:rPr>
          <w:ins w:id="178" w:author="Liu, Yaping (Ext)" w:date="2026-07-24T13:46:00Z"/>
        </w:rPr>
      </w:pPr>
      <w:ins w:id="179" w:author="Liu, Yaping (Ext)" w:date="2026-07-24T13:46:00Z">
        <w:r w:rsidRPr="00BB4557">
          <w:t xml:space="preserve">  </w:t>
        </w:r>
        <w:proofErr w:type="spellStart"/>
        <w:r w:rsidRPr="00BB4557">
          <w:t>drop_fixed</w:t>
        </w:r>
        <w:proofErr w:type="spellEnd"/>
        <w:r w:rsidRPr="00BB4557">
          <w:t xml:space="preserve"> = TRUE,</w:t>
        </w:r>
      </w:ins>
    </w:p>
    <w:p w14:paraId="1B35CB73" w14:textId="77777777" w:rsidR="00BB4557" w:rsidRPr="00BB4557" w:rsidRDefault="00BB4557" w:rsidP="00BB4557">
      <w:pPr>
        <w:rPr>
          <w:ins w:id="180" w:author="Liu, Yaping (Ext)" w:date="2026-07-24T13:46:00Z"/>
        </w:rPr>
      </w:pPr>
      <w:ins w:id="181" w:author="Liu, Yaping (Ext)" w:date="2026-07-24T13:46:00Z">
        <w:r w:rsidRPr="00BB4557">
          <w:t>  save      = TRUE</w:t>
        </w:r>
      </w:ins>
    </w:p>
    <w:p w14:paraId="79CAB658" w14:textId="77777777" w:rsidR="00BB4557" w:rsidRPr="00BB4557" w:rsidRDefault="00BB4557" w:rsidP="00BB4557">
      <w:pPr>
        <w:rPr>
          <w:ins w:id="182" w:author="Liu, Yaping (Ext)" w:date="2026-07-24T13:46:00Z"/>
        </w:rPr>
      </w:pPr>
      <w:ins w:id="183" w:author="Liu, Yaping (Ext)" w:date="2026-07-24T13:46:00Z">
        <w:r w:rsidRPr="00BB4557">
          <w:t>)</w:t>
        </w:r>
      </w:ins>
    </w:p>
    <w:p w14:paraId="70C23751" w14:textId="77777777" w:rsidR="00BB4557" w:rsidRPr="00BB4557" w:rsidRDefault="00BB4557" w:rsidP="00BB4557">
      <w:pPr>
        <w:rPr>
          <w:ins w:id="184" w:author="Liu, Yaping (Ext)" w:date="2026-07-24T13:46:00Z"/>
        </w:rPr>
      </w:pPr>
      <w:ins w:id="185" w:author="Liu, Yaping (Ext)" w:date="2026-07-24T13:46:00Z">
        <w:r w:rsidRPr="00BB4557">
          <w:t>print(p)</w:t>
        </w:r>
      </w:ins>
    </w:p>
    <w:p w14:paraId="41F80AB2" w14:textId="3E1FD7FB" w:rsidR="00BB4557" w:rsidRDefault="002D3DF2" w:rsidP="00D33C53">
      <w:pPr>
        <w:rPr>
          <w:ins w:id="186" w:author="Liu, Yaping (Ext)" w:date="2026-07-24T13:46:00Z" w16du:dateUtc="2026-07-24T17:46:00Z"/>
        </w:rPr>
      </w:pPr>
      <w:ins w:id="187" w:author="Liu, Yaping (Ext)" w:date="2026-07-24T13:47:00Z" w16du:dateUtc="2026-07-24T17:47:00Z">
        <w:r w:rsidRPr="002D3DF2">
          <w:rPr>
            <w:noProof/>
          </w:rPr>
          <w:lastRenderedPageBreak/>
          <w:drawing>
            <wp:inline distT="0" distB="0" distL="0" distR="0" wp14:anchorId="66AD952B" wp14:editId="7CBD6FE0">
              <wp:extent cx="7569200" cy="5777827"/>
              <wp:effectExtent l="0" t="0" r="0" b="0"/>
              <wp:docPr id="120645965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06459658" name=""/>
                      <pic:cNvPicPr/>
                    </pic:nvPicPr>
                    <pic:blipFill>
                      <a:blip r:embed="rId4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1646" cy="57796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5A5906C" w14:textId="77777777" w:rsidR="00BB4557" w:rsidRDefault="00BB4557" w:rsidP="00D33C53">
      <w:pPr>
        <w:rPr>
          <w:ins w:id="188" w:author="Liu, Yaping (Ext)" w:date="2026-07-24T13:46:00Z" w16du:dateUtc="2026-07-24T17:46:00Z"/>
        </w:rPr>
      </w:pPr>
    </w:p>
    <w:p w14:paraId="74E0DFB7" w14:textId="77777777" w:rsidR="00BB4557" w:rsidRDefault="00BB4557" w:rsidP="00D33C53">
      <w:pPr>
        <w:rPr>
          <w:ins w:id="189" w:author="Liu, Yaping (Ext)" w:date="2026-07-24T13:46:00Z" w16du:dateUtc="2026-07-24T17:46:00Z"/>
        </w:rPr>
      </w:pPr>
    </w:p>
    <w:p w14:paraId="5B062BA9" w14:textId="77777777" w:rsidR="00BB4557" w:rsidRDefault="00BB4557">
      <w:pPr>
        <w:rPr>
          <w:ins w:id="190" w:author="Liu, Yaping (Ext)" w:date="2026-07-23T10:48:00Z" w16du:dateUtc="2026-07-23T14:48:00Z"/>
        </w:rPr>
        <w:pPrChange w:id="191" w:author="Liu, Yaping (Ext)" w:date="2026-07-23T13:28:00Z" w16du:dateUtc="2026-07-23T17:28:00Z">
          <w:pPr>
            <w:pStyle w:val="Heading3"/>
          </w:pPr>
        </w:pPrChange>
      </w:pPr>
    </w:p>
    <w:p w14:paraId="0D313C05" w14:textId="688CECFD" w:rsidR="00E52797" w:rsidRDefault="00E52797" w:rsidP="00E52797">
      <w:pPr>
        <w:pStyle w:val="Heading3"/>
      </w:pPr>
      <w:r>
        <w:t>Covariate selection-one run_nlmixr2est7.0.2 07/29/2026</w:t>
      </w:r>
    </w:p>
    <w:p w14:paraId="3D7B973F" w14:textId="08184779" w:rsidR="00E52797" w:rsidRPr="00E52797" w:rsidRDefault="00E52797" w:rsidP="00E52797">
      <w:pPr>
        <w:rPr>
          <w:ins w:id="192" w:author="Liu, Yaping (Ext)" w:date="2026-07-24T14:49:00Z" w16du:dateUtc="2026-07-24T18:49:00Z"/>
        </w:rPr>
      </w:pPr>
      <w:r>
        <w:t xml:space="preserve">this version support (1) estimation of the off-diagonal of omega metrics and (2) user-specified </w:t>
      </w:r>
      <w:proofErr w:type="spellStart"/>
      <w:r>
        <w:t>cov</w:t>
      </w:r>
      <w:proofErr w:type="spellEnd"/>
      <w:r>
        <w:t xml:space="preserve">-var relationship </w:t>
      </w:r>
      <w:proofErr w:type="spellStart"/>
      <w:r>
        <w:t>centering&amp;shape</w:t>
      </w:r>
      <w:proofErr w:type="spellEnd"/>
      <w:r>
        <w:t>.</w:t>
      </w:r>
    </w:p>
    <w:p w14:paraId="34D850E7" w14:textId="77777777" w:rsidR="00E52797" w:rsidRDefault="00E52797">
      <w:pPr>
        <w:pStyle w:val="Heading4"/>
        <w:rPr>
          <w:ins w:id="193" w:author="Liu, Yaping (Ext)" w:date="2026-07-24T14:49:00Z" w16du:dateUtc="2026-07-24T18:49:00Z"/>
        </w:rPr>
        <w:pPrChange w:id="194" w:author="Liu, Yaping (Ext)" w:date="2026-07-24T15:01:00Z" w16du:dateUtc="2026-07-24T19:01:00Z">
          <w:pPr/>
        </w:pPrChange>
      </w:pPr>
      <w:ins w:id="195" w:author="Liu, Yaping (Ext)" w:date="2026-07-24T14:49:00Z" w16du:dateUtc="2026-07-24T18:49:00Z">
        <w:r>
          <w:t xml:space="preserve">Convergence status </w:t>
        </w:r>
      </w:ins>
    </w:p>
    <w:p w14:paraId="6B1DEC8A" w14:textId="77777777" w:rsidR="000E60A0" w:rsidRDefault="000E60A0" w:rsidP="00E52797"/>
    <w:p w14:paraId="7128C13C" w14:textId="66FD8D98" w:rsidR="00E52797" w:rsidRDefault="000E60A0" w:rsidP="00E52797">
      <w:pPr>
        <w:rPr>
          <w:ins w:id="196" w:author="Liu, Yaping (Ext)" w:date="2026-07-24T14:53:00Z" w16du:dateUtc="2026-07-24T18:53:00Z"/>
        </w:rPr>
      </w:pPr>
      <w:r>
        <w:rPr>
          <w:noProof/>
        </w:rPr>
        <w:drawing>
          <wp:inline distT="0" distB="0" distL="0" distR="0" wp14:anchorId="021F90C2" wp14:editId="793E4ECA">
            <wp:extent cx="7269858" cy="3029108"/>
            <wp:effectExtent l="0" t="0" r="7620" b="0"/>
            <wp:docPr id="1406540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40699" name="Picture 1406540699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973" cy="303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9F3D" w14:textId="77777777" w:rsidR="00E52797" w:rsidRDefault="00E52797">
      <w:pPr>
        <w:pPrChange w:id="197" w:author="Liu, Yaping (Ext)" w:date="2026-07-24T14:49:00Z" w16du:dateUtc="2026-07-24T18:49:00Z">
          <w:pPr>
            <w:pStyle w:val="ListParagraph"/>
            <w:numPr>
              <w:numId w:val="6"/>
            </w:numPr>
            <w:ind w:hanging="360"/>
          </w:pPr>
        </w:pPrChange>
      </w:pPr>
    </w:p>
    <w:p w14:paraId="2D0122D3" w14:textId="1F825887" w:rsidR="00E52797" w:rsidRDefault="00E52797" w:rsidP="009B1AD1">
      <w:pPr>
        <w:pStyle w:val="Heading4"/>
      </w:pPr>
      <w:r w:rsidRPr="00FE1DD0">
        <w:rPr>
          <w:rStyle w:val="Heading4Char"/>
          <w:highlight w:val="cyan"/>
        </w:rPr>
        <w:lastRenderedPageBreak/>
        <w:t xml:space="preserve">Power (proportion of true covariate </w:t>
      </w:r>
      <w:proofErr w:type="gramStart"/>
      <w:r w:rsidRPr="00FE1DD0">
        <w:rPr>
          <w:rStyle w:val="Heading4Char"/>
          <w:highlight w:val="cyan"/>
        </w:rPr>
        <w:t>selection)</w:t>
      </w:r>
      <w:r w:rsidRPr="00FE1DD0">
        <w:rPr>
          <w:rStyle w:val="Heading4Char"/>
        </w:rPr>
        <w:t xml:space="preserve">  -</w:t>
      </w:r>
      <w:proofErr w:type="gramEnd"/>
      <w:r w:rsidRPr="00FE1DD0">
        <w:rPr>
          <w:rStyle w:val="Heading4Char"/>
        </w:rPr>
        <w:t xml:space="preserve"> </w:t>
      </w:r>
      <w:proofErr w:type="spellStart"/>
      <w:r w:rsidRPr="00FE1DD0">
        <w:rPr>
          <w:rStyle w:val="Heading4Char"/>
        </w:rPr>
        <w:t>reruned</w:t>
      </w:r>
      <w:proofErr w:type="spellEnd"/>
      <w:r w:rsidRPr="00AA24B3">
        <w:rPr>
          <w:rStyle w:val="Heading3Char"/>
        </w:rPr>
        <w:br/>
      </w:r>
      <w:r>
        <w:t xml:space="preserve">Power metrics * Sample size * structure </w:t>
      </w:r>
      <w:del w:id="198" w:author="Liu, Yaping (Ext)" w:date="2026-07-23T10:38:00Z" w16du:dateUtc="2026-07-23T14:38:00Z">
        <w:r w:rsidRPr="00305DF9" w:rsidDel="00C2271E">
          <w:rPr>
            <w:noProof/>
          </w:rPr>
          <w:drawing>
            <wp:inline distT="0" distB="0" distL="0" distR="0" wp14:anchorId="6718D60E" wp14:editId="3ED8CF45">
              <wp:extent cx="7883879" cy="5312495"/>
              <wp:effectExtent l="0" t="0" r="3175" b="2540"/>
              <wp:docPr id="87944846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28777316" name=""/>
                      <pic:cNvPicPr/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42759" cy="53521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B555B7E" w14:textId="14A3E2AB" w:rsidR="009B1AD1" w:rsidRPr="009B1AD1" w:rsidRDefault="009B1AD1" w:rsidP="009B1AD1">
      <w:r>
        <w:rPr>
          <w:i/>
          <w:iCs/>
          <w:noProof/>
        </w:rPr>
        <w:drawing>
          <wp:inline distT="0" distB="0" distL="0" distR="0" wp14:anchorId="6E3B7131" wp14:editId="11E780A1">
            <wp:extent cx="5217895" cy="4058122"/>
            <wp:effectExtent l="0" t="0" r="1905" b="0"/>
            <wp:docPr id="209586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6271" name="Picture 20958627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185" cy="40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6570" w14:textId="77777777" w:rsidR="00EB6230" w:rsidRDefault="00E52797" w:rsidP="00E52797">
      <w:pPr>
        <w:pStyle w:val="Heading4"/>
        <w:rPr>
          <w:highlight w:val="cyan"/>
        </w:rPr>
      </w:pPr>
      <w:r w:rsidRPr="000868F9">
        <w:rPr>
          <w:highlight w:val="cyan"/>
        </w:rPr>
        <w:lastRenderedPageBreak/>
        <w:t xml:space="preserve">Heatmap of covariate selection Pattern: </w:t>
      </w:r>
      <w:del w:id="199" w:author="Liu, Yaping (Ext)" w:date="2026-07-23T10:38:00Z" w16du:dateUtc="2026-07-23T14:38:00Z">
        <w:r w:rsidRPr="000868F9" w:rsidDel="00B42BA5">
          <w:rPr>
            <w:highlight w:val="cyan"/>
          </w:rPr>
          <w:delText>TP,</w:delText>
        </w:r>
      </w:del>
      <w:r w:rsidRPr="000868F9">
        <w:rPr>
          <w:highlight w:val="cyan"/>
        </w:rPr>
        <w:t>FP, FN</w:t>
      </w:r>
    </w:p>
    <w:p w14:paraId="1267935C" w14:textId="4C275CF7" w:rsidR="00EB6230" w:rsidRPr="00EB6230" w:rsidDel="003F5653" w:rsidRDefault="00EB6230" w:rsidP="00EB6230">
      <w:pPr>
        <w:rPr>
          <w:del w:id="200" w:author="Liu, Yaping (Ext)" w:date="2026-07-23T10:48:00Z" w16du:dateUtc="2026-07-23T14:48:00Z"/>
          <w:highlight w:val="cyan"/>
        </w:rPr>
      </w:pPr>
      <w:r>
        <w:rPr>
          <w:noProof/>
        </w:rPr>
        <w:lastRenderedPageBreak/>
        <w:drawing>
          <wp:inline distT="0" distB="0" distL="0" distR="0" wp14:anchorId="1D263E08" wp14:editId="4173C8B4">
            <wp:extent cx="7132320" cy="5943600"/>
            <wp:effectExtent l="0" t="0" r="0" b="0"/>
            <wp:docPr id="958462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62838" name="Picture 95846283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ins w:id="201" w:author="Liu, Yaping (Ext)" w:date="2026-07-23T13:26:00Z" w16du:dateUtc="2026-07-23T17:26:00Z">
        <w:r w:rsidR="00E52797">
          <w:rPr>
            <w:highlight w:val="cyan"/>
          </w:rPr>
          <w:br/>
        </w:r>
      </w:ins>
      <w:del w:id="202" w:author="Liu, Yaping (Ext)" w:date="2026-07-23T10:51:00Z" w16du:dateUtc="2026-07-23T14:51:00Z">
        <w:r w:rsidR="00E52797" w:rsidRPr="00213799" w:rsidDel="008C3ABF">
          <w:rPr>
            <w:noProof/>
          </w:rPr>
          <w:lastRenderedPageBreak/>
          <w:drawing>
            <wp:inline distT="0" distB="0" distL="0" distR="0" wp14:anchorId="47271B30" wp14:editId="424AE8D0">
              <wp:extent cx="8229600" cy="3167380"/>
              <wp:effectExtent l="0" t="0" r="0" b="0"/>
              <wp:docPr id="74700302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44102413" name=""/>
                      <pic:cNvPicPr/>
                    </pic:nvPicPr>
                    <pic:blipFill>
                      <a:blip r:embed="rId3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29600" cy="31673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EA68713" w14:textId="07AAB0EC" w:rsidR="00E52797" w:rsidRPr="00EB6230" w:rsidRDefault="00E52797" w:rsidP="00E52797">
      <w:pPr>
        <w:pStyle w:val="Heading4"/>
        <w:rPr>
          <w:ins w:id="203" w:author="Liu, Yaping (Ext)" w:date="2026-07-23T10:49:00Z" w16du:dateUtc="2026-07-23T14:49:00Z"/>
        </w:rPr>
      </w:pPr>
      <w:del w:id="204" w:author="Liu, Yaping (Ext)" w:date="2026-07-23T10:39:00Z" w16du:dateUtc="2026-07-23T14:39:00Z">
        <w:r w:rsidDel="00B42BA5">
          <w:delText>Now</w:delText>
        </w:r>
      </w:del>
      <w:ins w:id="205" w:author="Liu, Yaping (Ext)" w:date="2026-07-23T11:20:00Z" w16du:dateUtc="2026-07-23T15:20:00Z">
        <w:r>
          <w:rPr>
            <w:highlight w:val="cyan"/>
          </w:rPr>
          <w:t>R</w:t>
        </w:r>
      </w:ins>
      <w:ins w:id="206" w:author="Liu, Yaping (Ext)" w:date="2026-07-23T11:21:00Z" w16du:dateUtc="2026-07-23T15:21:00Z">
        <w:r>
          <w:rPr>
            <w:highlight w:val="cyan"/>
          </w:rPr>
          <w:t xml:space="preserve">elative </w:t>
        </w:r>
        <w:proofErr w:type="gramStart"/>
        <w:r>
          <w:rPr>
            <w:highlight w:val="cyan"/>
          </w:rPr>
          <w:t>mean</w:t>
        </w:r>
        <w:proofErr w:type="gramEnd"/>
        <w:r>
          <w:rPr>
            <w:highlight w:val="cyan"/>
          </w:rPr>
          <w:t xml:space="preserve"> root squared error (RMRSE) &amp; median </w:t>
        </w:r>
      </w:ins>
      <w:ins w:id="207" w:author="Liu, Yaping (Ext)" w:date="2026-07-24T09:07:00Z" w16du:dateUtc="2026-07-24T13:07:00Z">
        <w:r>
          <w:rPr>
            <w:highlight w:val="cyan"/>
          </w:rPr>
          <w:t>absolute</w:t>
        </w:r>
      </w:ins>
      <w:ins w:id="208" w:author="Liu, Yaping (Ext)" w:date="2026-07-23T11:21:00Z" w16du:dateUtc="2026-07-23T15:21:00Z">
        <w:r>
          <w:rPr>
            <w:highlight w:val="cyan"/>
          </w:rPr>
          <w:t xml:space="preserve"> square error</w:t>
        </w:r>
      </w:ins>
    </w:p>
    <w:p w14:paraId="3598C8D5" w14:textId="2F2BBE94" w:rsidR="00E52797" w:rsidRDefault="00335A58" w:rsidP="00E52797">
      <w:pPr>
        <w:rPr>
          <w:ins w:id="209" w:author="Liu, Yaping (Ext)" w:date="2026-07-23T13:27:00Z" w16du:dateUtc="2026-07-23T17:27:00Z"/>
        </w:rPr>
      </w:pPr>
      <w:r>
        <w:rPr>
          <w:noProof/>
        </w:rPr>
        <w:drawing>
          <wp:inline distT="0" distB="0" distL="0" distR="0" wp14:anchorId="3C3B000B" wp14:editId="682B8186">
            <wp:extent cx="8229600" cy="4366895"/>
            <wp:effectExtent l="0" t="0" r="0" b="0"/>
            <wp:docPr id="991507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07411" name="Picture 99150741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A94D" w14:textId="77777777" w:rsidR="009B1AD1" w:rsidRDefault="009B1AD1" w:rsidP="00E52797"/>
    <w:p w14:paraId="1BE076F6" w14:textId="1F1084A4" w:rsidR="00463E2A" w:rsidRPr="005E46CC" w:rsidRDefault="00B9368B" w:rsidP="009B1AD1">
      <w:r w:rsidRPr="005E46CC">
        <w:t>R</w:t>
      </w:r>
      <w:r w:rsidR="005C3B1F" w:rsidRPr="005E46CC">
        <w:t>efit doesn’t work</w:t>
      </w:r>
      <w:r w:rsidR="00CA5F48" w:rsidRPr="005E46CC">
        <w:t xml:space="preserve"> </w:t>
      </w:r>
      <w:r w:rsidR="00E52797">
        <w:t xml:space="preserve">as good as covariate selection, which is expected as two different estimation </w:t>
      </w:r>
      <w:proofErr w:type="gramStart"/>
      <w:r w:rsidR="00E52797">
        <w:t>mode</w:t>
      </w:r>
      <w:proofErr w:type="gramEnd"/>
      <w:r w:rsidR="00E52797">
        <w:t xml:space="preserve">. </w:t>
      </w:r>
      <w:del w:id="210" w:author="Liu, Yaping (Ext)" w:date="2026-07-23T10:39:00Z" w16du:dateUtc="2026-07-23T14:39:00Z">
        <w:r w:rsidR="003019FC" w:rsidDel="00B42BA5">
          <w:delText>[Try again-]</w:delText>
        </w:r>
      </w:del>
    </w:p>
    <w:p w14:paraId="2B383B2E" w14:textId="54F5092D" w:rsidR="00C13E3F" w:rsidRPr="00B9368B" w:rsidRDefault="00C13E3F" w:rsidP="00B9368B">
      <w:r w:rsidRPr="00B9368B">
        <w:t xml:space="preserve">Test VAE's POPULATION-ONLY / fixed-structure mode: </w:t>
      </w:r>
    </w:p>
    <w:p w14:paraId="1AEDCEED" w14:textId="4A0EF4E6" w:rsidR="00376ADB" w:rsidRDefault="00B9368B" w:rsidP="00B9368B">
      <w:pPr>
        <w:rPr>
          <w:ins w:id="211" w:author="Liu, Yaping (Ext)" w:date="2026-07-23T10:39:00Z" w16du:dateUtc="2026-07-23T14:39:00Z"/>
        </w:rPr>
      </w:pPr>
      <w:r w:rsidRPr="00B9368B">
        <w:lastRenderedPageBreak/>
        <w:t> nlmixr2(</w:t>
      </w:r>
      <w:proofErr w:type="spellStart"/>
      <w:r w:rsidRPr="00B9368B">
        <w:t>true_mod</w:t>
      </w:r>
      <w:proofErr w:type="spellEnd"/>
      <w:r w:rsidRPr="00B9368B">
        <w:t>, ds, est = "</w:t>
      </w:r>
      <w:proofErr w:type="spellStart"/>
      <w:r w:rsidRPr="00B9368B">
        <w:t>vae</w:t>
      </w:r>
      <w:proofErr w:type="spellEnd"/>
      <w:proofErr w:type="gramStart"/>
      <w:r w:rsidRPr="00B9368B">
        <w:t>",  control</w:t>
      </w:r>
      <w:proofErr w:type="gramEnd"/>
      <w:r w:rsidRPr="00B9368B">
        <w:t xml:space="preserve"> = </w:t>
      </w:r>
      <w:proofErr w:type="spellStart"/>
      <w:proofErr w:type="gramStart"/>
      <w:r w:rsidRPr="00B9368B">
        <w:t>vaeControl</w:t>
      </w:r>
      <w:proofErr w:type="spellEnd"/>
      <w:r w:rsidRPr="00B9368B">
        <w:t>(</w:t>
      </w:r>
      <w:proofErr w:type="spellStart"/>
      <w:proofErr w:type="gramEnd"/>
      <w:r w:rsidRPr="00B9368B">
        <w:t>covariateSelection</w:t>
      </w:r>
      <w:proofErr w:type="spellEnd"/>
      <w:r w:rsidRPr="00B9368B">
        <w:t xml:space="preserve"> = FALSE))</w:t>
      </w:r>
      <w:ins w:id="212" w:author="Liu, Yaping (Ext)" w:date="2026-07-23T10:39:00Z" w16du:dateUtc="2026-07-23T14:39:00Z">
        <w:r w:rsidR="00376ADB">
          <w:br/>
          <w:t xml:space="preserve">initial estimates </w:t>
        </w:r>
        <w:proofErr w:type="gramStart"/>
        <w:r w:rsidR="00376ADB">
          <w:t>doesn’t</w:t>
        </w:r>
        <w:proofErr w:type="gramEnd"/>
        <w:r w:rsidR="00376ADB">
          <w:t xml:space="preserve"> move. </w:t>
        </w:r>
      </w:ins>
    </w:p>
    <w:p w14:paraId="767C7E48" w14:textId="77777777" w:rsidR="00376ADB" w:rsidRDefault="00376ADB" w:rsidP="00B9368B">
      <w:pPr>
        <w:rPr>
          <w:ins w:id="213" w:author="Liu, Yaping (Ext)" w:date="2026-07-23T10:39:00Z" w16du:dateUtc="2026-07-23T14:39:00Z"/>
        </w:rPr>
      </w:pPr>
    </w:p>
    <w:p w14:paraId="439EA2A3" w14:textId="7534835F" w:rsidR="00376ADB" w:rsidRPr="00B9368B" w:rsidRDefault="00376ADB" w:rsidP="00B9368B">
      <w:ins w:id="214" w:author="Liu, Yaping (Ext)" w:date="2026-07-23T10:39:00Z" w16du:dateUtc="2026-07-23T14:39:00Z">
        <w:r>
          <w:t>07/23 7.0.0 nlmixr2</w:t>
        </w:r>
        <w:proofErr w:type="gramStart"/>
        <w:r>
          <w:t>est :</w:t>
        </w:r>
        <w:proofErr w:type="gramEnd"/>
        <w:r>
          <w:t xml:space="preserve"> initial estimates moved but use regress</w:t>
        </w:r>
      </w:ins>
      <w:ins w:id="215" w:author="Liu, Yaping (Ext)" w:date="2026-07-23T10:40:00Z" w16du:dateUtc="2026-07-23T14:40:00Z">
        <w:r>
          <w:t xml:space="preserve">ors for calculation. </w:t>
        </w:r>
        <w:r w:rsidR="00F53EF7">
          <w:t xml:space="preserve">Which didn’t give the covariate effect estimates as accurate as </w:t>
        </w:r>
        <w:proofErr w:type="spellStart"/>
        <w:r w:rsidR="00F53EF7">
          <w:t>vae</w:t>
        </w:r>
        <w:proofErr w:type="spellEnd"/>
        <w:r w:rsidR="00F53EF7">
          <w:t>-ELBO</w:t>
        </w:r>
        <w:r w:rsidR="00625C98">
          <w:t xml:space="preserve"> did. Parked the issue 07/23</w:t>
        </w:r>
      </w:ins>
    </w:p>
    <w:p w14:paraId="5934EB7C" w14:textId="2107D20F" w:rsidR="005C3B1F" w:rsidRDefault="00CC1203" w:rsidP="00826962">
      <w:pPr>
        <w:rPr>
          <w:b/>
          <w:bCs/>
        </w:rPr>
      </w:pPr>
      <w:r w:rsidRPr="00CC1203">
        <w:rPr>
          <w:b/>
          <w:bCs/>
          <w:noProof/>
        </w:rPr>
        <w:lastRenderedPageBreak/>
        <w:drawing>
          <wp:inline distT="0" distB="0" distL="0" distR="0" wp14:anchorId="4412483D" wp14:editId="507CF13C">
            <wp:extent cx="9022033" cy="5843116"/>
            <wp:effectExtent l="0" t="0" r="8255" b="5715"/>
            <wp:docPr id="141788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8009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054615" cy="586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5556" w14:textId="49FCA48F" w:rsidR="00E02869" w:rsidRDefault="00E02869" w:rsidP="00826962">
      <w:pPr>
        <w:rPr>
          <w:b/>
          <w:bCs/>
        </w:rPr>
      </w:pPr>
    </w:p>
    <w:p w14:paraId="5F9E44A7" w14:textId="6CEF88EA" w:rsidR="0098408F" w:rsidRDefault="0098408F" w:rsidP="00826962">
      <w:pPr>
        <w:rPr>
          <w:b/>
          <w:bCs/>
        </w:rPr>
      </w:pPr>
      <w:r>
        <w:rPr>
          <w:b/>
          <w:bCs/>
        </w:rPr>
        <w:t xml:space="preserve">07/21 on updated </w:t>
      </w:r>
      <w:proofErr w:type="spellStart"/>
      <w:r>
        <w:rPr>
          <w:b/>
          <w:bCs/>
        </w:rPr>
        <w:t>vae</w:t>
      </w:r>
      <w:r w:rsidR="00696391">
        <w:rPr>
          <w:b/>
          <w:bCs/>
        </w:rPr>
        <w:t>+lincmt</w:t>
      </w:r>
      <w:proofErr w:type="spellEnd"/>
    </w:p>
    <w:p w14:paraId="6A95B834" w14:textId="7AD0DDC5" w:rsidR="0098408F" w:rsidRDefault="00696391" w:rsidP="00826962">
      <w:pPr>
        <w:rPr>
          <w:b/>
          <w:bCs/>
        </w:rPr>
      </w:pPr>
      <w:r w:rsidRPr="00696391">
        <w:rPr>
          <w:b/>
          <w:bCs/>
          <w:noProof/>
        </w:rPr>
        <w:drawing>
          <wp:inline distT="0" distB="0" distL="0" distR="0" wp14:anchorId="39D8D331" wp14:editId="6EA52799">
            <wp:extent cx="8229600" cy="5304790"/>
            <wp:effectExtent l="0" t="0" r="0" b="0"/>
            <wp:docPr id="112280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086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B294" w14:textId="77777777" w:rsidR="0098408F" w:rsidRDefault="0098408F" w:rsidP="00826962">
      <w:pPr>
        <w:rPr>
          <w:b/>
          <w:bCs/>
        </w:rPr>
      </w:pPr>
    </w:p>
    <w:p w14:paraId="2B279F81" w14:textId="77777777" w:rsidR="0098408F" w:rsidRDefault="0098408F" w:rsidP="00826962">
      <w:pPr>
        <w:rPr>
          <w:b/>
          <w:bCs/>
        </w:rPr>
      </w:pPr>
    </w:p>
    <w:p w14:paraId="7F2B8392" w14:textId="008DA224" w:rsidR="0098408F" w:rsidRDefault="00E02869" w:rsidP="00826962">
      <w:pPr>
        <w:rPr>
          <w:b/>
          <w:bCs/>
        </w:rPr>
      </w:pPr>
      <w:r w:rsidRPr="00E02869">
        <w:rPr>
          <w:b/>
          <w:bCs/>
          <w:noProof/>
        </w:rPr>
        <w:drawing>
          <wp:inline distT="0" distB="0" distL="0" distR="0" wp14:anchorId="5491EF68" wp14:editId="58F2BF6B">
            <wp:extent cx="8229600" cy="2508885"/>
            <wp:effectExtent l="0" t="0" r="0" b="5715"/>
            <wp:docPr id="128237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752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133F" w14:textId="1951C220" w:rsidR="00862FCD" w:rsidRDefault="007E6E6A" w:rsidP="00826962">
      <w:r w:rsidRPr="007E6E6A">
        <w:rPr>
          <w:noProof/>
        </w:rPr>
        <w:lastRenderedPageBreak/>
        <w:drawing>
          <wp:inline distT="0" distB="0" distL="0" distR="0" wp14:anchorId="7090F580" wp14:editId="679F7EB6">
            <wp:extent cx="8229600" cy="4508500"/>
            <wp:effectExtent l="0" t="0" r="0" b="6350"/>
            <wp:docPr id="108394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422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5957" w14:textId="2793E43D" w:rsidR="00B12CA3" w:rsidRDefault="00342A2C" w:rsidP="00826962">
      <w:r>
        <w:rPr>
          <w:b/>
          <w:bCs/>
        </w:rPr>
        <w:br/>
      </w:r>
      <w:proofErr w:type="spellStart"/>
      <w:r w:rsidRPr="00CA5F48">
        <w:t>covariateSelection</w:t>
      </w:r>
      <w:proofErr w:type="spellEnd"/>
      <w:r w:rsidRPr="00CA5F48">
        <w:t xml:space="preserve"> = FALSE</w:t>
      </w:r>
      <w:r w:rsidR="00CA5F48" w:rsidRPr="00CA5F48">
        <w:t>;</w:t>
      </w:r>
      <w:r w:rsidR="00CA5F48" w:rsidRPr="00CA5F48">
        <w:rPr>
          <w:rFonts w:ascii="Segoe UI" w:hAnsi="Segoe UI" w:cs="Segoe UI"/>
          <w:color w:val="3B3B3B"/>
          <w:sz w:val="20"/>
          <w:szCs w:val="20"/>
          <w:shd w:val="clear" w:color="auto" w:fill="F8F8F8"/>
        </w:rPr>
        <w:t xml:space="preserve"> I</w:t>
      </w:r>
      <w:r w:rsidR="00CA5F48" w:rsidRPr="00CA5F48">
        <w:t>t looks like it fits the base/population model and treats the covariate coefficients as fixed constants</w:t>
      </w:r>
      <w:r w:rsidR="009B1AD1">
        <w:t>.</w:t>
      </w:r>
    </w:p>
    <w:p w14:paraId="53362503" w14:textId="77777777" w:rsidR="00B12CA3" w:rsidRDefault="00B12CA3">
      <w:r>
        <w:br w:type="page"/>
      </w:r>
    </w:p>
    <w:p w14:paraId="43F8D946" w14:textId="77777777" w:rsidR="000868F9" w:rsidRDefault="000868F9" w:rsidP="000868F9">
      <w:pPr>
        <w:pStyle w:val="ListParagraph"/>
      </w:pPr>
    </w:p>
    <w:p w14:paraId="3CB427C6" w14:textId="258E3A14" w:rsidR="000868F9" w:rsidRDefault="000868F9" w:rsidP="000868F9">
      <w:pPr>
        <w:pStyle w:val="Heading2"/>
      </w:pPr>
      <w:r>
        <w:t>3.Gradient/derivative-based estimator</w:t>
      </w:r>
    </w:p>
    <w:p w14:paraId="183EB2E7" w14:textId="502EF150" w:rsidR="00BC18E2" w:rsidDel="00625C98" w:rsidRDefault="00625C98" w:rsidP="00BC18E2">
      <w:pPr>
        <w:rPr>
          <w:del w:id="216" w:author="Liu, Yaping (Ext)" w:date="2026-07-23T10:40:00Z" w16du:dateUtc="2026-07-23T14:40:00Z"/>
        </w:rPr>
      </w:pPr>
      <w:ins w:id="217" w:author="Liu, Yaping (Ext)" w:date="2026-07-23T10:41:00Z" w16du:dateUtc="2026-07-23T14:41:00Z">
        <w:r>
          <w:t xml:space="preserve">07/23 </w:t>
        </w:r>
      </w:ins>
    </w:p>
    <w:p w14:paraId="3A8F1102" w14:textId="0F7DB841" w:rsidR="00BC18E2" w:rsidDel="00625C98" w:rsidRDefault="00BC18E2" w:rsidP="00052B31">
      <w:pPr>
        <w:rPr>
          <w:del w:id="218" w:author="Liu, Yaping (Ext)" w:date="2026-07-23T10:41:00Z" w16du:dateUtc="2026-07-23T14:41:00Z"/>
        </w:rPr>
      </w:pPr>
      <w:r>
        <w:t xml:space="preserve">For </w:t>
      </w:r>
      <w:proofErr w:type="spellStart"/>
      <w:r>
        <w:t>irksfoceif</w:t>
      </w:r>
      <w:proofErr w:type="spellEnd"/>
      <w:r>
        <w:t xml:space="preserve">, current model and datasets are too </w:t>
      </w:r>
      <w:r w:rsidR="008038A7">
        <w:t>complicated</w:t>
      </w:r>
      <w:r>
        <w:t xml:space="preserve"> for </w:t>
      </w:r>
      <w:r w:rsidR="008038A7">
        <w:t xml:space="preserve">analytic gradient to solve. It degrades to finite difference. </w:t>
      </w:r>
      <w:ins w:id="219" w:author="Liu, Yaping (Ext)" w:date="2026-07-23T10:41:00Z" w16du:dateUtc="2026-07-23T14:41:00Z">
        <w:r w:rsidR="00625C98">
          <w:t xml:space="preserve"> </w:t>
        </w:r>
      </w:ins>
    </w:p>
    <w:p w14:paraId="69F02EA3" w14:textId="1E693F9A" w:rsidR="00C835D1" w:rsidRDefault="00C835D1" w:rsidP="00052B31">
      <w:r>
        <w:t xml:space="preserve">But </w:t>
      </w:r>
      <w:proofErr w:type="spellStart"/>
      <w:r>
        <w:t>irls</w:t>
      </w:r>
      <w:proofErr w:type="spellEnd"/>
      <w:r>
        <w:t xml:space="preserve"> might still speed up.</w:t>
      </w:r>
      <w:ins w:id="220" w:author="Liu, Yaping (Ext)" w:date="2026-07-23T10:41:00Z" w16du:dateUtc="2026-07-23T14:41:00Z">
        <w:r w:rsidR="00625C98">
          <w:t xml:space="preserve"> Run ifoce</w:t>
        </w:r>
        <w:r w:rsidR="009E1BC5">
          <w:t>i</w:t>
        </w:r>
        <w:r w:rsidR="00625C98">
          <w:t>-</w:t>
        </w:r>
        <w:r w:rsidR="004D08EB">
          <w:t xml:space="preserve">lbfgsb3c. </w:t>
        </w:r>
        <w:r w:rsidR="009E1BC5">
          <w:t xml:space="preserve"> </w:t>
        </w:r>
        <w:proofErr w:type="spellStart"/>
        <w:r w:rsidR="009E1BC5">
          <w:t>ifocei-bobyqa</w:t>
        </w:r>
        <w:proofErr w:type="spellEnd"/>
        <w:r w:rsidR="009E1BC5">
          <w:t xml:space="preserve"> </w:t>
        </w:r>
      </w:ins>
      <w:r w:rsidR="00472EB5">
        <w:br/>
      </w:r>
    </w:p>
    <w:p w14:paraId="3ED42904" w14:textId="00809392" w:rsidR="008038A7" w:rsidRDefault="00472EB5" w:rsidP="00052B31">
      <w:proofErr w:type="spellStart"/>
      <w:r>
        <w:t>Scm_bench</w:t>
      </w:r>
      <w:proofErr w:type="spellEnd"/>
      <w:r>
        <w:t xml:space="preserve"> </w:t>
      </w:r>
      <w:proofErr w:type="spellStart"/>
      <w:r>
        <w:t>lincmt</w:t>
      </w:r>
      <w:proofErr w:type="spellEnd"/>
      <w:r>
        <w:t xml:space="preserve"> is before the fix of winner selection tie currently rerun </w:t>
      </w:r>
      <w:r w:rsidR="00E114EF">
        <w:t xml:space="preserve">and saved in </w:t>
      </w:r>
      <w:proofErr w:type="spellStart"/>
      <w:r w:rsidR="00E114EF">
        <w:t>scm_bench_rescue_winner</w:t>
      </w:r>
      <w:proofErr w:type="spellEnd"/>
      <w:r w:rsidR="00E114EF">
        <w:t>.</w:t>
      </w:r>
    </w:p>
    <w:p w14:paraId="53D6561E" w14:textId="70A8FE71" w:rsidR="00472EB5" w:rsidRDefault="00E114EF" w:rsidP="00052B31">
      <w:proofErr w:type="spellStart"/>
      <w:r>
        <w:t>Scm_bench</w:t>
      </w:r>
      <w:proofErr w:type="spellEnd"/>
      <w:r>
        <w:t xml:space="preserve"> ode is after </w:t>
      </w:r>
      <w:proofErr w:type="spellStart"/>
      <w:r>
        <w:t>Brent+winnder</w:t>
      </w:r>
      <w:proofErr w:type="spellEnd"/>
      <w:r>
        <w:t xml:space="preserve"> selection</w:t>
      </w:r>
    </w:p>
    <w:p w14:paraId="217A86CB" w14:textId="77777777" w:rsidR="00E114EF" w:rsidRDefault="00E114EF" w:rsidP="00052B31"/>
    <w:p w14:paraId="2166BAAA" w14:textId="77777777" w:rsidR="000874AA" w:rsidRPr="000874AA" w:rsidRDefault="000874AA" w:rsidP="000874AA">
      <w:r w:rsidRPr="000874AA">
        <w:t>find output/</w:t>
      </w:r>
      <w:proofErr w:type="spellStart"/>
      <w:r w:rsidRPr="000874AA">
        <w:t>scm_bench_rescue_winner</w:t>
      </w:r>
      <w:proofErr w:type="spellEnd"/>
      <w:r w:rsidRPr="000874AA">
        <w:t xml:space="preserve"> -name '</w:t>
      </w:r>
      <w:proofErr w:type="spellStart"/>
      <w:r w:rsidRPr="000874AA">
        <w:t>res_ds</w:t>
      </w:r>
      <w:proofErr w:type="spellEnd"/>
      <w:r w:rsidRPr="000874AA">
        <w:t>*.</w:t>
      </w:r>
      <w:proofErr w:type="spellStart"/>
      <w:r w:rsidRPr="000874AA">
        <w:t>rds</w:t>
      </w:r>
      <w:proofErr w:type="spellEnd"/>
      <w:proofErr w:type="gramStart"/>
      <w:r w:rsidRPr="000874AA">
        <w:t>' !</w:t>
      </w:r>
      <w:proofErr w:type="gramEnd"/>
      <w:r w:rsidRPr="000874AA">
        <w:t xml:space="preserve"> -name '*.</w:t>
      </w:r>
      <w:proofErr w:type="spellStart"/>
      <w:r w:rsidRPr="000874AA">
        <w:t>fit.rds</w:t>
      </w:r>
      <w:proofErr w:type="spellEnd"/>
      <w:r w:rsidRPr="000874AA">
        <w:t>' \</w:t>
      </w:r>
    </w:p>
    <w:p w14:paraId="7D13DEA0" w14:textId="77777777" w:rsidR="000874AA" w:rsidRPr="000874AA" w:rsidRDefault="000874AA" w:rsidP="000874AA">
      <w:r w:rsidRPr="000874AA">
        <w:t>  | sed -E 's#output/scm_bench_rescue_winner/(N[0-</w:t>
      </w:r>
      <w:proofErr w:type="gramStart"/>
      <w:r w:rsidRPr="000874AA">
        <w:t>9]+</w:t>
      </w:r>
      <w:proofErr w:type="gramEnd"/>
      <w:r w:rsidRPr="000874AA">
        <w:t>)/(</w:t>
      </w:r>
      <w:proofErr w:type="gramStart"/>
      <w:r w:rsidRPr="000874AA">
        <w:t>scn[</w:t>
      </w:r>
      <w:proofErr w:type="gramEnd"/>
      <w:r w:rsidRPr="000874AA">
        <w:t>0-</w:t>
      </w:r>
      <w:proofErr w:type="gramStart"/>
      <w:r w:rsidRPr="000874AA">
        <w:t>9]+_[</w:t>
      </w:r>
      <w:proofErr w:type="gramEnd"/>
      <w:r w:rsidRPr="000874AA">
        <w:t>^</w:t>
      </w:r>
      <w:proofErr w:type="gramStart"/>
      <w:r w:rsidRPr="000874AA">
        <w:t>/]+</w:t>
      </w:r>
      <w:proofErr w:type="gramEnd"/>
      <w:r w:rsidRPr="000874AA">
        <w:t>)</w:t>
      </w:r>
      <w:proofErr w:type="gramStart"/>
      <w:r w:rsidRPr="000874AA">
        <w:t>/(</w:t>
      </w:r>
      <w:proofErr w:type="gramEnd"/>
      <w:r w:rsidRPr="000874AA">
        <w:t>[^</w:t>
      </w:r>
      <w:proofErr w:type="gramStart"/>
      <w:r w:rsidRPr="000874AA">
        <w:t>/]+</w:t>
      </w:r>
      <w:proofErr w:type="gramEnd"/>
      <w:r w:rsidRPr="000874AA">
        <w:t>)</w:t>
      </w:r>
      <w:proofErr w:type="gramStart"/>
      <w:r w:rsidRPr="000874AA">
        <w:t>/.*</w:t>
      </w:r>
      <w:proofErr w:type="gramEnd"/>
      <w:r w:rsidRPr="000874AA">
        <w:t>#\1 \2 \3#' \</w:t>
      </w:r>
    </w:p>
    <w:p w14:paraId="7E509C47" w14:textId="77777777" w:rsidR="000874AA" w:rsidRPr="000874AA" w:rsidRDefault="000874AA" w:rsidP="000874AA">
      <w:r w:rsidRPr="000874AA">
        <w:t xml:space="preserve">  | sort | </w:t>
      </w:r>
      <w:proofErr w:type="spellStart"/>
      <w:r w:rsidRPr="000874AA">
        <w:t>uniq</w:t>
      </w:r>
      <w:proofErr w:type="spellEnd"/>
      <w:r w:rsidRPr="000874AA">
        <w:t xml:space="preserve"> -c | sort -k2,2</w:t>
      </w:r>
    </w:p>
    <w:p w14:paraId="61451E57" w14:textId="77777777" w:rsidR="00472EB5" w:rsidRDefault="00472EB5" w:rsidP="00052B31"/>
    <w:p w14:paraId="14DE1DDD" w14:textId="77777777" w:rsidR="00472EB5" w:rsidRDefault="00472EB5" w:rsidP="00052B31"/>
    <w:p w14:paraId="6AC5B2C3" w14:textId="1C6A7173" w:rsidR="00052B31" w:rsidRDefault="00ED61A2" w:rsidP="00052B31">
      <w:r>
        <w:t xml:space="preserve">Run these algorithms </w:t>
      </w:r>
      <w:r w:rsidR="00AE754D">
        <w:t xml:space="preserve">for 20 datasets and all scenarios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70"/>
        <w:gridCol w:w="3433"/>
        <w:gridCol w:w="3433"/>
      </w:tblGrid>
      <w:tr w:rsidR="00AE754D" w14:paraId="3FD8B453" w14:textId="77777777" w:rsidTr="00C835D1">
        <w:trPr>
          <w:trHeight w:val="250"/>
        </w:trPr>
        <w:tc>
          <w:tcPr>
            <w:tcW w:w="3370" w:type="dxa"/>
          </w:tcPr>
          <w:p w14:paraId="6C45490F" w14:textId="2018D13C" w:rsidR="00AE754D" w:rsidRPr="0090203B" w:rsidRDefault="00AE754D" w:rsidP="00AE754D">
            <w:pPr>
              <w:pStyle w:val="ListParagraph"/>
              <w:ind w:left="0"/>
              <w:rPr>
                <w:b/>
                <w:bCs/>
                <w:highlight w:val="green"/>
              </w:rPr>
            </w:pPr>
            <w:proofErr w:type="spellStart"/>
            <w:r w:rsidRPr="0090203B">
              <w:rPr>
                <w:b/>
                <w:bCs/>
                <w:highlight w:val="green"/>
              </w:rPr>
              <w:t>vae</w:t>
            </w:r>
            <w:proofErr w:type="spellEnd"/>
          </w:p>
        </w:tc>
        <w:tc>
          <w:tcPr>
            <w:tcW w:w="3433" w:type="dxa"/>
          </w:tcPr>
          <w:p w14:paraId="3910AF4D" w14:textId="731FBDD1" w:rsidR="00AE754D" w:rsidRPr="0090203B" w:rsidRDefault="00AE754D" w:rsidP="00AE754D">
            <w:pPr>
              <w:pStyle w:val="ListParagraph"/>
              <w:ind w:left="0"/>
              <w:rPr>
                <w:b/>
                <w:bCs/>
                <w:highlight w:val="green"/>
              </w:rPr>
            </w:pPr>
            <w:proofErr w:type="spellStart"/>
            <w:r w:rsidRPr="0090203B">
              <w:rPr>
                <w:b/>
                <w:bCs/>
                <w:highlight w:val="green"/>
              </w:rPr>
              <w:t>lincmt</w:t>
            </w:r>
            <w:proofErr w:type="spellEnd"/>
            <w:r w:rsidRPr="0090203B">
              <w:rPr>
                <w:b/>
                <w:bCs/>
                <w:highlight w:val="green"/>
              </w:rPr>
              <w:t>/ode</w:t>
            </w:r>
          </w:p>
        </w:tc>
        <w:tc>
          <w:tcPr>
            <w:tcW w:w="3433" w:type="dxa"/>
          </w:tcPr>
          <w:p w14:paraId="5021E846" w14:textId="23C1DEA8" w:rsidR="00AE754D" w:rsidRDefault="00AE754D" w:rsidP="00AE754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AE754D" w14:paraId="31F53F76" w14:textId="77777777" w:rsidTr="00C835D1">
        <w:trPr>
          <w:trHeight w:val="250"/>
        </w:trPr>
        <w:tc>
          <w:tcPr>
            <w:tcW w:w="3370" w:type="dxa"/>
          </w:tcPr>
          <w:p w14:paraId="778AA765" w14:textId="77777777" w:rsidR="00AE754D" w:rsidRPr="0090203B" w:rsidRDefault="00AE754D" w:rsidP="00AE754D">
            <w:pPr>
              <w:pStyle w:val="ListParagraph"/>
              <w:ind w:left="0"/>
              <w:rPr>
                <w:b/>
                <w:bCs/>
                <w:highlight w:val="green"/>
              </w:rPr>
            </w:pPr>
            <w:proofErr w:type="spellStart"/>
            <w:r w:rsidRPr="0090203B">
              <w:rPr>
                <w:b/>
                <w:bCs/>
                <w:highlight w:val="green"/>
              </w:rPr>
              <w:t>focei</w:t>
            </w:r>
            <w:proofErr w:type="spellEnd"/>
          </w:p>
        </w:tc>
        <w:tc>
          <w:tcPr>
            <w:tcW w:w="3433" w:type="dxa"/>
          </w:tcPr>
          <w:p w14:paraId="1D44C654" w14:textId="0811A35A" w:rsidR="00AE754D" w:rsidRPr="0090203B" w:rsidRDefault="00C835D1" w:rsidP="00AE754D">
            <w:pPr>
              <w:pStyle w:val="ListParagraph"/>
              <w:ind w:left="0"/>
              <w:rPr>
                <w:b/>
                <w:bCs/>
                <w:highlight w:val="green"/>
              </w:rPr>
            </w:pPr>
            <w:proofErr w:type="spellStart"/>
            <w:r w:rsidRPr="0090203B">
              <w:rPr>
                <w:b/>
                <w:bCs/>
                <w:highlight w:val="green"/>
              </w:rPr>
              <w:t>lincmt</w:t>
            </w:r>
            <w:proofErr w:type="spellEnd"/>
            <w:r w:rsidRPr="0090203B">
              <w:rPr>
                <w:b/>
                <w:bCs/>
                <w:highlight w:val="green"/>
              </w:rPr>
              <w:t>/ode</w:t>
            </w:r>
          </w:p>
        </w:tc>
        <w:tc>
          <w:tcPr>
            <w:tcW w:w="3433" w:type="dxa"/>
          </w:tcPr>
          <w:p w14:paraId="72794912" w14:textId="16E694EA" w:rsidR="00AE754D" w:rsidRDefault="00AE754D" w:rsidP="00AE754D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90203B">
              <w:rPr>
                <w:b/>
                <w:bCs/>
                <w:highlight w:val="green"/>
              </w:rPr>
              <w:t>Bobyba</w:t>
            </w:r>
            <w:proofErr w:type="spellEnd"/>
            <w:r>
              <w:rPr>
                <w:b/>
                <w:bCs/>
              </w:rPr>
              <w:t>/</w:t>
            </w:r>
            <w:r w:rsidRPr="009E1BC5">
              <w:rPr>
                <w:b/>
                <w:bCs/>
                <w:color w:val="BFBFBF" w:themeColor="background1" w:themeShade="BF"/>
                <w:highlight w:val="green"/>
                <w:rPrChange w:id="221" w:author="Liu, Yaping (Ext)" w:date="2026-07-23T10:42:00Z" w16du:dateUtc="2026-07-23T14:42:00Z">
                  <w:rPr>
                    <w:b/>
                    <w:bCs/>
                    <w:highlight w:val="green"/>
                  </w:rPr>
                </w:rPrChange>
              </w:rPr>
              <w:t>lbfgsb3c</w:t>
            </w:r>
          </w:p>
        </w:tc>
      </w:tr>
      <w:tr w:rsidR="009E1BC5" w14:paraId="299E7A0D" w14:textId="77777777" w:rsidTr="00C835D1">
        <w:trPr>
          <w:trHeight w:val="250"/>
          <w:ins w:id="222" w:author="Liu, Yaping (Ext)" w:date="2026-07-23T10:42:00Z"/>
        </w:trPr>
        <w:tc>
          <w:tcPr>
            <w:tcW w:w="3370" w:type="dxa"/>
          </w:tcPr>
          <w:p w14:paraId="4E9E4716" w14:textId="152A786A" w:rsidR="009E1BC5" w:rsidRDefault="009E1BC5" w:rsidP="00AE754D">
            <w:pPr>
              <w:pStyle w:val="ListParagraph"/>
              <w:ind w:left="0"/>
              <w:rPr>
                <w:ins w:id="223" w:author="Liu, Yaping (Ext)" w:date="2026-07-23T10:42:00Z" w16du:dateUtc="2026-07-23T14:42:00Z"/>
                <w:b/>
                <w:bCs/>
              </w:rPr>
            </w:pPr>
            <w:proofErr w:type="spellStart"/>
            <w:ins w:id="224" w:author="Liu, Yaping (Ext)" w:date="2026-07-23T10:42:00Z" w16du:dateUtc="2026-07-23T14:42:00Z">
              <w:r>
                <w:rPr>
                  <w:b/>
                  <w:bCs/>
                </w:rPr>
                <w:t>ifocei</w:t>
              </w:r>
              <w:proofErr w:type="spellEnd"/>
            </w:ins>
          </w:p>
        </w:tc>
        <w:tc>
          <w:tcPr>
            <w:tcW w:w="3433" w:type="dxa"/>
          </w:tcPr>
          <w:p w14:paraId="2919F2EE" w14:textId="301C5B7A" w:rsidR="009E1BC5" w:rsidRPr="00C835D1" w:rsidRDefault="009E1BC5" w:rsidP="00AE754D">
            <w:pPr>
              <w:pStyle w:val="ListParagraph"/>
              <w:ind w:left="0"/>
              <w:rPr>
                <w:ins w:id="225" w:author="Liu, Yaping (Ext)" w:date="2026-07-23T10:42:00Z" w16du:dateUtc="2026-07-23T14:42:00Z"/>
                <w:b/>
                <w:bCs/>
              </w:rPr>
            </w:pPr>
            <w:proofErr w:type="spellStart"/>
            <w:ins w:id="226" w:author="Liu, Yaping (Ext)" w:date="2026-07-23T10:42:00Z" w16du:dateUtc="2026-07-23T14:42:00Z">
              <w:r>
                <w:rPr>
                  <w:b/>
                  <w:bCs/>
                </w:rPr>
                <w:t>Lincmt</w:t>
              </w:r>
              <w:proofErr w:type="spellEnd"/>
              <w:r>
                <w:rPr>
                  <w:b/>
                  <w:bCs/>
                </w:rPr>
                <w:t>/ode</w:t>
              </w:r>
            </w:ins>
          </w:p>
        </w:tc>
        <w:tc>
          <w:tcPr>
            <w:tcW w:w="3433" w:type="dxa"/>
          </w:tcPr>
          <w:p w14:paraId="6389696E" w14:textId="388D91AB" w:rsidR="009E1BC5" w:rsidRDefault="009E1BC5" w:rsidP="00AE754D">
            <w:pPr>
              <w:pStyle w:val="ListParagraph"/>
              <w:ind w:left="0"/>
              <w:rPr>
                <w:ins w:id="227" w:author="Liu, Yaping (Ext)" w:date="2026-07-23T10:42:00Z" w16du:dateUtc="2026-07-23T14:42:00Z"/>
                <w:b/>
                <w:bCs/>
              </w:rPr>
            </w:pPr>
            <w:proofErr w:type="spellStart"/>
            <w:ins w:id="228" w:author="Liu, Yaping (Ext)" w:date="2026-07-23T10:42:00Z" w16du:dateUtc="2026-07-23T14:42:00Z">
              <w:r>
                <w:rPr>
                  <w:b/>
                  <w:bCs/>
                </w:rPr>
                <w:t>Bobyqa</w:t>
              </w:r>
              <w:proofErr w:type="spellEnd"/>
              <w:r>
                <w:rPr>
                  <w:b/>
                  <w:bCs/>
                </w:rPr>
                <w:t>/</w:t>
              </w:r>
              <w:r w:rsidRPr="009E1BC5">
                <w:rPr>
                  <w:b/>
                  <w:bCs/>
                  <w:color w:val="BFBFBF" w:themeColor="background1" w:themeShade="BF"/>
                  <w:rPrChange w:id="229" w:author="Liu, Yaping (Ext)" w:date="2026-07-23T10:42:00Z" w16du:dateUtc="2026-07-23T14:42:00Z">
                    <w:rPr>
                      <w:b/>
                      <w:bCs/>
                    </w:rPr>
                  </w:rPrChange>
                </w:rPr>
                <w:t>lbfgsb3c</w:t>
              </w:r>
            </w:ins>
          </w:p>
        </w:tc>
      </w:tr>
      <w:tr w:rsidR="009E1BC5" w14:paraId="7C14430A" w14:textId="77777777" w:rsidTr="00C835D1">
        <w:trPr>
          <w:trHeight w:val="250"/>
          <w:ins w:id="230" w:author="Liu, Yaping (Ext)" w:date="2026-07-23T10:42:00Z"/>
        </w:trPr>
        <w:tc>
          <w:tcPr>
            <w:tcW w:w="3370" w:type="dxa"/>
          </w:tcPr>
          <w:p w14:paraId="548EF80B" w14:textId="77777777" w:rsidR="009E1BC5" w:rsidRDefault="009E1BC5" w:rsidP="00AE754D">
            <w:pPr>
              <w:pStyle w:val="ListParagraph"/>
              <w:ind w:left="0"/>
              <w:rPr>
                <w:ins w:id="231" w:author="Liu, Yaping (Ext)" w:date="2026-07-23T10:42:00Z" w16du:dateUtc="2026-07-23T14:42:00Z"/>
                <w:b/>
                <w:bCs/>
              </w:rPr>
            </w:pPr>
          </w:p>
        </w:tc>
        <w:tc>
          <w:tcPr>
            <w:tcW w:w="3433" w:type="dxa"/>
          </w:tcPr>
          <w:p w14:paraId="0BCE9DE8" w14:textId="77777777" w:rsidR="009E1BC5" w:rsidRDefault="009E1BC5" w:rsidP="00AE754D">
            <w:pPr>
              <w:pStyle w:val="ListParagraph"/>
              <w:ind w:left="0"/>
              <w:rPr>
                <w:ins w:id="232" w:author="Liu, Yaping (Ext)" w:date="2026-07-23T10:42:00Z" w16du:dateUtc="2026-07-23T14:42:00Z"/>
                <w:b/>
                <w:bCs/>
              </w:rPr>
            </w:pPr>
          </w:p>
        </w:tc>
        <w:tc>
          <w:tcPr>
            <w:tcW w:w="3433" w:type="dxa"/>
          </w:tcPr>
          <w:p w14:paraId="108C93F1" w14:textId="77777777" w:rsidR="009E1BC5" w:rsidRDefault="009E1BC5" w:rsidP="00AE754D">
            <w:pPr>
              <w:pStyle w:val="ListParagraph"/>
              <w:ind w:left="0"/>
              <w:rPr>
                <w:ins w:id="233" w:author="Liu, Yaping (Ext)" w:date="2026-07-23T10:42:00Z" w16du:dateUtc="2026-07-23T14:42:00Z"/>
                <w:b/>
                <w:bCs/>
              </w:rPr>
            </w:pPr>
          </w:p>
        </w:tc>
      </w:tr>
      <w:tr w:rsidR="00AE754D" w:rsidDel="009E1BC5" w14:paraId="6B038A3A" w14:textId="729BE41F" w:rsidTr="00C835D1">
        <w:trPr>
          <w:trHeight w:val="250"/>
          <w:del w:id="234" w:author="Liu, Yaping (Ext)" w:date="2026-07-23T10:42:00Z"/>
        </w:trPr>
        <w:tc>
          <w:tcPr>
            <w:tcW w:w="3370" w:type="dxa"/>
          </w:tcPr>
          <w:p w14:paraId="28905887" w14:textId="5962F398" w:rsidR="00AE754D" w:rsidDel="009E1BC5" w:rsidRDefault="00C835D1" w:rsidP="00AE754D">
            <w:pPr>
              <w:pStyle w:val="ListParagraph"/>
              <w:ind w:left="0"/>
              <w:rPr>
                <w:del w:id="235" w:author="Liu, Yaping (Ext)" w:date="2026-07-23T10:42:00Z" w16du:dateUtc="2026-07-23T14:42:00Z"/>
                <w:b/>
                <w:bCs/>
              </w:rPr>
            </w:pPr>
            <w:del w:id="236" w:author="Liu, Yaping (Ext)" w:date="2026-07-23T10:42:00Z" w16du:dateUtc="2026-07-23T14:42:00Z">
              <w:r w:rsidDel="009E1BC5">
                <w:rPr>
                  <w:b/>
                  <w:bCs/>
                </w:rPr>
                <w:delText>ifocei</w:delText>
              </w:r>
            </w:del>
          </w:p>
        </w:tc>
        <w:tc>
          <w:tcPr>
            <w:tcW w:w="3433" w:type="dxa"/>
          </w:tcPr>
          <w:p w14:paraId="44A0F189" w14:textId="496BBFB7" w:rsidR="00AE754D" w:rsidDel="009E1BC5" w:rsidRDefault="00C835D1" w:rsidP="00AE754D">
            <w:pPr>
              <w:pStyle w:val="ListParagraph"/>
              <w:ind w:left="0"/>
              <w:rPr>
                <w:del w:id="237" w:author="Liu, Yaping (Ext)" w:date="2026-07-23T10:42:00Z" w16du:dateUtc="2026-07-23T14:42:00Z"/>
                <w:b/>
                <w:bCs/>
              </w:rPr>
            </w:pPr>
            <w:del w:id="238" w:author="Liu, Yaping (Ext)" w:date="2026-07-23T10:42:00Z" w16du:dateUtc="2026-07-23T14:42:00Z">
              <w:r w:rsidRPr="00C835D1" w:rsidDel="009E1BC5">
                <w:rPr>
                  <w:b/>
                  <w:bCs/>
                </w:rPr>
                <w:delText>lincmt/ode</w:delText>
              </w:r>
            </w:del>
          </w:p>
        </w:tc>
        <w:tc>
          <w:tcPr>
            <w:tcW w:w="3433" w:type="dxa"/>
          </w:tcPr>
          <w:p w14:paraId="6D5EDAFA" w14:textId="2869818E" w:rsidR="00AE754D" w:rsidDel="009E1BC5" w:rsidRDefault="00C835D1" w:rsidP="00AE754D">
            <w:pPr>
              <w:pStyle w:val="ListParagraph"/>
              <w:ind w:left="0"/>
              <w:rPr>
                <w:del w:id="239" w:author="Liu, Yaping (Ext)" w:date="2026-07-23T10:42:00Z" w16du:dateUtc="2026-07-23T14:42:00Z"/>
                <w:b/>
                <w:bCs/>
              </w:rPr>
            </w:pPr>
            <w:del w:id="240" w:author="Liu, Yaping (Ext)" w:date="2026-07-23T10:42:00Z" w16du:dateUtc="2026-07-23T14:42:00Z">
              <w:r w:rsidDel="009E1BC5">
                <w:rPr>
                  <w:b/>
                  <w:bCs/>
                </w:rPr>
                <w:delText>lbfgsb3c</w:delText>
              </w:r>
            </w:del>
          </w:p>
        </w:tc>
      </w:tr>
      <w:tr w:rsidR="00AE754D" w:rsidRPr="00C835D1" w14:paraId="751F72D4" w14:textId="77777777" w:rsidTr="00C835D1">
        <w:trPr>
          <w:trHeight w:val="251"/>
        </w:trPr>
        <w:tc>
          <w:tcPr>
            <w:tcW w:w="3370" w:type="dxa"/>
          </w:tcPr>
          <w:p w14:paraId="01DAB202" w14:textId="29F321C8" w:rsidR="00AE754D" w:rsidRPr="00C835D1" w:rsidRDefault="00AE754D" w:rsidP="00AE754D">
            <w:pPr>
              <w:pStyle w:val="ListParagraph"/>
              <w:ind w:left="0"/>
              <w:rPr>
                <w:b/>
                <w:bCs/>
                <w:color w:val="BFBFBF" w:themeColor="background1" w:themeShade="BF"/>
              </w:rPr>
            </w:pPr>
            <w:proofErr w:type="spellStart"/>
            <w:r w:rsidRPr="00C835D1">
              <w:rPr>
                <w:b/>
                <w:bCs/>
                <w:color w:val="BFBFBF" w:themeColor="background1" w:themeShade="BF"/>
              </w:rPr>
              <w:t>foceif</w:t>
            </w:r>
            <w:proofErr w:type="spellEnd"/>
            <w:r w:rsidR="00C835D1" w:rsidRPr="00C835D1">
              <w:rPr>
                <w:b/>
                <w:bCs/>
                <w:color w:val="BFBFBF" w:themeColor="background1" w:themeShade="BF"/>
              </w:rPr>
              <w:t xml:space="preserve">-&gt; fallback on </w:t>
            </w:r>
            <w:proofErr w:type="spellStart"/>
            <w:r w:rsidR="00C835D1" w:rsidRPr="00C835D1">
              <w:rPr>
                <w:b/>
                <w:bCs/>
                <w:color w:val="BFBFBF" w:themeColor="background1" w:themeShade="BF"/>
              </w:rPr>
              <w:t>fd</w:t>
            </w:r>
            <w:proofErr w:type="spellEnd"/>
          </w:p>
        </w:tc>
        <w:tc>
          <w:tcPr>
            <w:tcW w:w="3433" w:type="dxa"/>
          </w:tcPr>
          <w:p w14:paraId="3DEBAF99" w14:textId="77777777" w:rsidR="00AE754D" w:rsidRPr="00C835D1" w:rsidRDefault="00AE754D" w:rsidP="00AE754D">
            <w:pPr>
              <w:pStyle w:val="ListParagraph"/>
              <w:ind w:left="0"/>
              <w:rPr>
                <w:b/>
                <w:bCs/>
                <w:color w:val="BFBFBF" w:themeColor="background1" w:themeShade="BF"/>
              </w:rPr>
            </w:pPr>
            <w:r w:rsidRPr="00C835D1">
              <w:rPr>
                <w:b/>
                <w:bCs/>
                <w:color w:val="BFBFBF" w:themeColor="background1" w:themeShade="BF"/>
              </w:rPr>
              <w:t>ode</w:t>
            </w:r>
          </w:p>
        </w:tc>
        <w:tc>
          <w:tcPr>
            <w:tcW w:w="3433" w:type="dxa"/>
          </w:tcPr>
          <w:p w14:paraId="15BC5542" w14:textId="042C1375" w:rsidR="00AE754D" w:rsidRPr="00C835D1" w:rsidRDefault="00AE754D" w:rsidP="00AE754D">
            <w:pPr>
              <w:pStyle w:val="ListParagraph"/>
              <w:ind w:left="0"/>
              <w:rPr>
                <w:b/>
                <w:bCs/>
                <w:color w:val="BFBFBF" w:themeColor="background1" w:themeShade="BF"/>
              </w:rPr>
            </w:pPr>
            <w:r w:rsidRPr="00C835D1">
              <w:rPr>
                <w:b/>
                <w:bCs/>
                <w:color w:val="BFBFBF" w:themeColor="background1" w:themeShade="BF"/>
              </w:rPr>
              <w:t>lbfgsb3c</w:t>
            </w:r>
            <w:r w:rsidR="00C835D1" w:rsidRPr="00C835D1">
              <w:rPr>
                <w:b/>
                <w:bCs/>
                <w:color w:val="BFBFBF" w:themeColor="background1" w:themeShade="BF"/>
              </w:rPr>
              <w:t xml:space="preserve"> </w:t>
            </w:r>
          </w:p>
        </w:tc>
      </w:tr>
      <w:tr w:rsidR="00AE754D" w:rsidRPr="00C835D1" w14:paraId="0E23A29F" w14:textId="77777777" w:rsidTr="00C835D1">
        <w:trPr>
          <w:trHeight w:val="250"/>
        </w:trPr>
        <w:tc>
          <w:tcPr>
            <w:tcW w:w="3370" w:type="dxa"/>
          </w:tcPr>
          <w:p w14:paraId="52853583" w14:textId="6F63CAEC" w:rsidR="00AE754D" w:rsidRPr="00C835D1" w:rsidRDefault="00AE754D" w:rsidP="00AE754D">
            <w:pPr>
              <w:pStyle w:val="ListParagraph"/>
              <w:ind w:left="0"/>
              <w:rPr>
                <w:b/>
                <w:bCs/>
                <w:color w:val="BFBFBF" w:themeColor="background1" w:themeShade="BF"/>
              </w:rPr>
            </w:pPr>
            <w:proofErr w:type="spellStart"/>
            <w:r w:rsidRPr="00C835D1">
              <w:rPr>
                <w:b/>
                <w:bCs/>
                <w:color w:val="BFBFBF" w:themeColor="background1" w:themeShade="BF"/>
              </w:rPr>
              <w:t>ifoceif</w:t>
            </w:r>
            <w:proofErr w:type="spellEnd"/>
            <w:r w:rsidR="00C835D1" w:rsidRPr="00C835D1">
              <w:rPr>
                <w:b/>
                <w:bCs/>
                <w:color w:val="BFBFBF" w:themeColor="background1" w:themeShade="BF"/>
              </w:rPr>
              <w:t xml:space="preserve">-&gt; fallback on </w:t>
            </w:r>
            <w:proofErr w:type="spellStart"/>
            <w:r w:rsidR="00C835D1" w:rsidRPr="00C835D1">
              <w:rPr>
                <w:b/>
                <w:bCs/>
                <w:color w:val="BFBFBF" w:themeColor="background1" w:themeShade="BF"/>
              </w:rPr>
              <w:t>fd</w:t>
            </w:r>
            <w:proofErr w:type="spellEnd"/>
          </w:p>
        </w:tc>
        <w:tc>
          <w:tcPr>
            <w:tcW w:w="3433" w:type="dxa"/>
          </w:tcPr>
          <w:p w14:paraId="5B62BE3A" w14:textId="77777777" w:rsidR="00AE754D" w:rsidRPr="00C835D1" w:rsidRDefault="00AE754D" w:rsidP="00AE754D">
            <w:pPr>
              <w:pStyle w:val="ListParagraph"/>
              <w:ind w:left="0"/>
              <w:rPr>
                <w:b/>
                <w:bCs/>
                <w:color w:val="BFBFBF" w:themeColor="background1" w:themeShade="BF"/>
              </w:rPr>
            </w:pPr>
            <w:r w:rsidRPr="00C835D1">
              <w:rPr>
                <w:b/>
                <w:bCs/>
                <w:color w:val="BFBFBF" w:themeColor="background1" w:themeShade="BF"/>
              </w:rPr>
              <w:t>ode</w:t>
            </w:r>
          </w:p>
        </w:tc>
        <w:tc>
          <w:tcPr>
            <w:tcW w:w="3433" w:type="dxa"/>
          </w:tcPr>
          <w:p w14:paraId="76289687" w14:textId="77777777" w:rsidR="00AE754D" w:rsidRPr="00C835D1" w:rsidRDefault="00AE754D" w:rsidP="00AE754D">
            <w:pPr>
              <w:pStyle w:val="ListParagraph"/>
              <w:ind w:left="0"/>
              <w:rPr>
                <w:b/>
                <w:bCs/>
                <w:color w:val="BFBFBF" w:themeColor="background1" w:themeShade="BF"/>
              </w:rPr>
            </w:pPr>
            <w:r w:rsidRPr="00C835D1">
              <w:rPr>
                <w:b/>
                <w:bCs/>
                <w:color w:val="BFBFBF" w:themeColor="background1" w:themeShade="BF"/>
              </w:rPr>
              <w:t>lbfgsb3c</w:t>
            </w:r>
          </w:p>
        </w:tc>
      </w:tr>
      <w:tr w:rsidR="00AE754D" w:rsidRPr="00C835D1" w14:paraId="6BF522E5" w14:textId="77777777" w:rsidTr="00C835D1">
        <w:trPr>
          <w:trHeight w:val="238"/>
        </w:trPr>
        <w:tc>
          <w:tcPr>
            <w:tcW w:w="3370" w:type="dxa"/>
          </w:tcPr>
          <w:p w14:paraId="08225EB2" w14:textId="77777777" w:rsidR="00AE754D" w:rsidRPr="00C835D1" w:rsidRDefault="00AE754D" w:rsidP="00AE754D">
            <w:pPr>
              <w:pStyle w:val="ListParagraph"/>
              <w:ind w:left="0"/>
              <w:rPr>
                <w:b/>
                <w:bCs/>
                <w:color w:val="BFBFBF" w:themeColor="background1" w:themeShade="BF"/>
              </w:rPr>
            </w:pPr>
          </w:p>
        </w:tc>
        <w:tc>
          <w:tcPr>
            <w:tcW w:w="3433" w:type="dxa"/>
          </w:tcPr>
          <w:p w14:paraId="2997773B" w14:textId="77777777" w:rsidR="00AE754D" w:rsidRPr="00C835D1" w:rsidRDefault="00AE754D" w:rsidP="00AE754D">
            <w:pPr>
              <w:pStyle w:val="ListParagraph"/>
              <w:ind w:left="0"/>
              <w:rPr>
                <w:b/>
                <w:bCs/>
                <w:color w:val="BFBFBF" w:themeColor="background1" w:themeShade="BF"/>
              </w:rPr>
            </w:pPr>
          </w:p>
        </w:tc>
        <w:tc>
          <w:tcPr>
            <w:tcW w:w="3433" w:type="dxa"/>
          </w:tcPr>
          <w:p w14:paraId="32C5DE7D" w14:textId="77777777" w:rsidR="00AE754D" w:rsidRPr="00C835D1" w:rsidRDefault="00AE754D" w:rsidP="00AE754D">
            <w:pPr>
              <w:pStyle w:val="ListParagraph"/>
              <w:ind w:left="0"/>
              <w:rPr>
                <w:b/>
                <w:bCs/>
                <w:color w:val="BFBFBF" w:themeColor="background1" w:themeShade="BF"/>
              </w:rPr>
            </w:pPr>
          </w:p>
        </w:tc>
      </w:tr>
    </w:tbl>
    <w:p w14:paraId="1737FA55" w14:textId="77777777" w:rsidR="00EA247A" w:rsidRDefault="00EA247A" w:rsidP="00052B31"/>
    <w:p w14:paraId="51FFB651" w14:textId="4832AC8C" w:rsidR="00EA247A" w:rsidRDefault="00D42822" w:rsidP="00052B31">
      <w:r w:rsidRPr="00D42822">
        <w:rPr>
          <w:noProof/>
        </w:rPr>
        <w:lastRenderedPageBreak/>
        <w:drawing>
          <wp:inline distT="0" distB="0" distL="0" distR="0" wp14:anchorId="5B1245FB" wp14:editId="216BF479">
            <wp:extent cx="6949440" cy="4711248"/>
            <wp:effectExtent l="0" t="0" r="3810" b="0"/>
            <wp:docPr id="46249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9377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952005" cy="471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3D8C" w14:textId="77777777" w:rsidR="00160500" w:rsidRDefault="00160500" w:rsidP="00052B31"/>
    <w:p w14:paraId="1F7A96E6" w14:textId="42A03985" w:rsidR="00160500" w:rsidRDefault="005A650A" w:rsidP="00052B31">
      <w:r w:rsidRPr="005A650A">
        <w:rPr>
          <w:noProof/>
        </w:rPr>
        <w:lastRenderedPageBreak/>
        <w:drawing>
          <wp:inline distT="0" distB="0" distL="0" distR="0" wp14:anchorId="17CB70DF" wp14:editId="72B5CE69">
            <wp:extent cx="7689850" cy="5943600"/>
            <wp:effectExtent l="0" t="0" r="6350" b="0"/>
            <wp:docPr id="160130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090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689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DA20" w14:textId="77777777" w:rsidR="000F5AC3" w:rsidRDefault="000F5AC3" w:rsidP="00052B31"/>
    <w:p w14:paraId="69FFADA0" w14:textId="44902D31" w:rsidR="000F5AC3" w:rsidRDefault="000F5AC3" w:rsidP="00052B31"/>
    <w:p w14:paraId="2219B555" w14:textId="2F22D45E" w:rsidR="00160500" w:rsidRDefault="00DA11E6" w:rsidP="00052B31">
      <w:r w:rsidRPr="00DA11E6">
        <w:t>No structural disqualifier trips — so analytic gradient is </w:t>
      </w:r>
      <w:r w:rsidRPr="00DA11E6">
        <w:rPr>
          <w:b/>
          <w:bCs/>
        </w:rPr>
        <w:t>not</w:t>
      </w:r>
      <w:r w:rsidRPr="00DA11E6">
        <w:t> permanently disabled. Let me confirm the setup actually succeeds, which would mean the fallback is the intermittent per-iteration solve failing at specific θ points</w:t>
      </w:r>
      <w:r w:rsidR="00352F26">
        <w:br/>
      </w:r>
      <w:r w:rsidR="00352F26">
        <w:br/>
      </w:r>
      <w:r w:rsidR="00352F26" w:rsidRPr="00352F26">
        <w:t>Now it's pinned down precisely: on the real in-fit env </w:t>
      </w:r>
      <w:r w:rsidR="00352F26" w:rsidRPr="00352F26">
        <w:rPr>
          <w:b/>
          <w:bCs/>
        </w:rPr>
        <w:t>every am prerequisite is TRUE</w:t>
      </w:r>
      <w:r w:rsidR="00352F26" w:rsidRPr="00352F26">
        <w:t>, setup succeeds, and the core </w:t>
      </w:r>
      <w:r w:rsidR="00352F26" w:rsidRPr="00352F26">
        <w:rPr>
          <w:b/>
          <w:bCs/>
        </w:rPr>
        <w:t>throws no error</w:t>
      </w:r>
      <w:r w:rsidR="00352F26" w:rsidRPr="00352F26">
        <w:t xml:space="preserve"> — yet the gradient is still rejected. That </w:t>
      </w:r>
      <w:proofErr w:type="gramStart"/>
      <w:r w:rsidR="00352F26" w:rsidRPr="00352F26">
        <w:t>means .</w:t>
      </w:r>
      <w:proofErr w:type="spellStart"/>
      <w:r w:rsidR="00352F26" w:rsidRPr="00352F26">
        <w:t>foceiAnalyticGradCore</w:t>
      </w:r>
      <w:proofErr w:type="spellEnd"/>
      <w:proofErr w:type="gramEnd"/>
      <w:r w:rsidR="00352F26" w:rsidRPr="00352F26">
        <w:t> </w:t>
      </w:r>
      <w:r w:rsidR="00352F26" w:rsidRPr="00352F26">
        <w:rPr>
          <w:i/>
          <w:iCs/>
        </w:rPr>
        <w:t>returns NULL</w:t>
      </w:r>
      <w:r w:rsidR="00352F26" w:rsidRPr="00352F26">
        <w:t> (computes the augmented-sensitivity gradient but rejects it as non-finite/unsolvable), which trips FD. So </w:t>
      </w:r>
      <w:proofErr w:type="spellStart"/>
      <w:r w:rsidR="00352F26" w:rsidRPr="00352F26">
        <w:t>fallbackFD</w:t>
      </w:r>
      <w:proofErr w:type="spellEnd"/>
      <w:r w:rsidR="00352F26" w:rsidRPr="00352F26">
        <w:t> isn't the thing to fix — it's a symptom; the core is refusing its own result.</w:t>
      </w:r>
    </w:p>
    <w:p w14:paraId="092C5AAD" w14:textId="5219197D" w:rsidR="00160500" w:rsidRDefault="002700EA" w:rsidP="00052B31">
      <w:r>
        <w:t>3.Gradient/derivative-based estimator</w:t>
      </w:r>
    </w:p>
    <w:p w14:paraId="686EC3AB" w14:textId="5ED289BF" w:rsidR="002700EA" w:rsidRDefault="002700EA" w:rsidP="002700EA">
      <w:pPr>
        <w:pStyle w:val="Heading2"/>
      </w:pPr>
      <w:r>
        <w:lastRenderedPageBreak/>
        <w:t>4</w:t>
      </w:r>
      <w:ins w:id="241" w:author="Liu, Yaping (Ext)" w:date="2026-07-25T15:24:00Z" w16du:dateUtc="2026-07-25T19:24:00Z">
        <w:r>
          <w:t>.</w:t>
        </w:r>
      </w:ins>
      <w:r>
        <w:t>Runtime Benchmark</w:t>
      </w:r>
    </w:p>
    <w:p w14:paraId="3DA5852E" w14:textId="32D1F59F" w:rsidR="002700EA" w:rsidRDefault="00020101" w:rsidP="002700EA">
      <w:r w:rsidRPr="00020101">
        <w:rPr>
          <w:noProof/>
        </w:rPr>
        <w:drawing>
          <wp:inline distT="0" distB="0" distL="0" distR="0" wp14:anchorId="3BC8B559" wp14:editId="42B46AC0">
            <wp:extent cx="4320249" cy="3662490"/>
            <wp:effectExtent l="0" t="0" r="4445" b="0"/>
            <wp:docPr id="177504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4179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56726" cy="369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B30E" w14:textId="77777777" w:rsidR="00AD0FDE" w:rsidRDefault="00AD0FDE" w:rsidP="002700EA"/>
    <w:p w14:paraId="313EFB66" w14:textId="0CA378FE" w:rsidR="00AD0FDE" w:rsidRPr="002700EA" w:rsidRDefault="00AD0FDE" w:rsidP="002700EA">
      <w:r>
        <w:rPr>
          <w:noProof/>
        </w:rPr>
        <w:lastRenderedPageBreak/>
        <w:drawing>
          <wp:inline distT="0" distB="0" distL="0" distR="0" wp14:anchorId="76656171" wp14:editId="1E702470">
            <wp:extent cx="4856703" cy="3531874"/>
            <wp:effectExtent l="0" t="0" r="1270" b="0"/>
            <wp:docPr id="15037856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85632" name="Picture 1503785632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213" cy="355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E79D" w14:textId="1F347A91" w:rsidR="00160500" w:rsidRDefault="000875D9" w:rsidP="00052B31">
      <w:r w:rsidRPr="000875D9">
        <w:rPr>
          <w:noProof/>
        </w:rPr>
        <w:lastRenderedPageBreak/>
        <w:drawing>
          <wp:inline distT="0" distB="0" distL="0" distR="0" wp14:anchorId="3B4ECEFD" wp14:editId="01B61E15">
            <wp:extent cx="8298570" cy="3234906"/>
            <wp:effectExtent l="0" t="0" r="7620" b="3810"/>
            <wp:docPr id="135798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865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333558" cy="324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342C" w14:textId="512EA43B" w:rsidR="000C716D" w:rsidRDefault="00BB24C5" w:rsidP="00052B31">
      <w:r w:rsidRPr="00BB24C5">
        <w:t>IRLS-</w:t>
      </w:r>
      <w:proofErr w:type="spellStart"/>
      <w:r w:rsidRPr="00BB24C5">
        <w:t>FOCEi</w:t>
      </w:r>
      <w:proofErr w:type="spellEnd"/>
      <w:r w:rsidRPr="00BB24C5">
        <w:t xml:space="preserve"> is only faster when paired with a "slope-following" optimizer; you paired it with </w:t>
      </w:r>
      <w:proofErr w:type="spellStart"/>
      <w:r w:rsidRPr="00BB24C5">
        <w:t>bobyqa</w:t>
      </w:r>
      <w:proofErr w:type="spellEnd"/>
      <w:r w:rsidRPr="00BB24C5">
        <w:t xml:space="preserve"> (which doesn't follow slopes), so you got all of IRLS's extra overhead and none of its benefit — and that overhead multiplies against the already-slow ODE model, causing the timeouts.</w:t>
      </w:r>
    </w:p>
    <w:p w14:paraId="55EEB1B6" w14:textId="77777777" w:rsidR="000C716D" w:rsidRDefault="000C716D" w:rsidP="00052B31"/>
    <w:p w14:paraId="2F3DD01D" w14:textId="77777777" w:rsidR="000C716D" w:rsidRDefault="000C716D" w:rsidP="00052B31"/>
    <w:p w14:paraId="10517D79" w14:textId="77777777" w:rsidR="002700EA" w:rsidRDefault="002700EA">
      <w:pPr>
        <w:pStyle w:val="Heading2"/>
        <w:pPrChange w:id="242" w:author="Liu, Yaping (Ext)" w:date="2026-07-25T15:24:00Z" w16du:dateUtc="2026-07-25T19:24:00Z">
          <w:pPr/>
        </w:pPrChange>
      </w:pPr>
      <w:ins w:id="243" w:author="Liu, Yaping (Ext)" w:date="2026-07-25T15:24:00Z" w16du:dateUtc="2026-07-25T19:24:00Z">
        <w:r>
          <w:t>5.PsN counterpart</w:t>
        </w:r>
      </w:ins>
    </w:p>
    <w:p w14:paraId="21473957" w14:textId="77777777" w:rsidR="002700EA" w:rsidRDefault="002700EA" w:rsidP="002700EA">
      <w:pPr>
        <w:rPr>
          <w:ins w:id="244" w:author="Liu, Yaping (Ext)" w:date="2026-07-25T15:24:00Z" w16du:dateUtc="2026-07-25T19:24:00Z"/>
          <w:b/>
          <w:bCs/>
        </w:rPr>
      </w:pPr>
      <w:ins w:id="245" w:author="Liu, Yaping (Ext)" w:date="2026-07-25T15:24:00Z">
        <w:r w:rsidRPr="004B3C87">
          <w:rPr>
            <w:b/>
            <w:bCs/>
          </w:rPr>
          <w:t> Here are the nlmixr2 shape builders:</w:t>
        </w:r>
      </w:ins>
    </w:p>
    <w:p w14:paraId="446F82CA" w14:textId="77777777" w:rsidR="002700EA" w:rsidRPr="004B3C87" w:rsidRDefault="002700EA" w:rsidP="002700EA">
      <w:pPr>
        <w:rPr>
          <w:ins w:id="246" w:author="Liu, Yaping (Ext)" w:date="2026-07-25T15:24:00Z" w16du:dateUtc="2026-07-25T19:24:00Z"/>
          <w:rPrChange w:id="247" w:author="Liu, Yaping (Ext)" w:date="2026-07-25T15:25:00Z" w16du:dateUtc="2026-07-25T19:25:00Z">
            <w:rPr>
              <w:ins w:id="248" w:author="Liu, Yaping (Ext)" w:date="2026-07-25T15:24:00Z" w16du:dateUtc="2026-07-25T19:24:00Z"/>
              <w:b/>
              <w:bCs/>
            </w:rPr>
          </w:rPrChange>
        </w:rPr>
      </w:pPr>
      <w:ins w:id="249" w:author="Liu, Yaping (Ext)" w:date="2026-07-25T15:24:00Z" w16du:dateUtc="2026-07-25T19:24:00Z">
        <w:r w:rsidRPr="004B3C87">
          <w:rPr>
            <w:rPrChange w:id="250" w:author="Liu, Yaping (Ext)" w:date="2026-07-25T15:25:00Z" w16du:dateUtc="2026-07-25T19:25:00Z">
              <w:rPr>
                <w:b/>
                <w:bCs/>
              </w:rPr>
            </w:rPrChange>
          </w:rPr>
          <w:t>power = log(col/</w:t>
        </w:r>
        <w:proofErr w:type="gramStart"/>
        <w:r w:rsidRPr="004B3C87">
          <w:rPr>
            <w:rPrChange w:id="251" w:author="Liu, Yaping (Ext)" w:date="2026-07-25T15:25:00Z" w16du:dateUtc="2026-07-25T19:25:00Z">
              <w:rPr>
                <w:b/>
                <w:bCs/>
              </w:rPr>
            </w:rPrChange>
          </w:rPr>
          <w:t xml:space="preserve">center)   </w:t>
        </w:r>
        <w:proofErr w:type="gramEnd"/>
        <w:r w:rsidRPr="004B3C87">
          <w:rPr>
            <w:rPrChange w:id="252" w:author="Liu, Yaping (Ext)" w:date="2026-07-25T15:25:00Z" w16du:dateUtc="2026-07-25T19:25:00Z">
              <w:rPr>
                <w:b/>
                <w:bCs/>
              </w:rPr>
            </w:rPrChange>
          </w:rPr>
          <w:t xml:space="preserve"># inside </w:t>
        </w:r>
        <w:proofErr w:type="gramStart"/>
        <w:r w:rsidRPr="004B3C87">
          <w:rPr>
            <w:rPrChange w:id="253" w:author="Liu, Yaping (Ext)" w:date="2026-07-25T15:25:00Z" w16du:dateUtc="2026-07-25T19:25:00Z">
              <w:rPr>
                <w:b/>
                <w:bCs/>
              </w:rPr>
            </w:rPrChange>
          </w:rPr>
          <w:t>exp(</w:t>
        </w:r>
        <w:proofErr w:type="spellStart"/>
        <w:proofErr w:type="gramEnd"/>
        <w:r w:rsidRPr="004B3C87">
          <w:rPr>
            <w:rPrChange w:id="254" w:author="Liu, Yaping (Ext)" w:date="2026-07-25T15:25:00Z" w16du:dateUtc="2026-07-25T19:25:00Z">
              <w:rPr>
                <w:b/>
                <w:bCs/>
              </w:rPr>
            </w:rPrChange>
          </w:rPr>
          <w:t>lTVCL</w:t>
        </w:r>
        <w:proofErr w:type="spellEnd"/>
        <w:r w:rsidRPr="004B3C87">
          <w:rPr>
            <w:rPrChange w:id="255" w:author="Liu, Yaping (Ext)" w:date="2026-07-25T15:25:00Z" w16du:dateUtc="2026-07-25T19:25:00Z">
              <w:rPr>
                <w:b/>
                <w:bCs/>
              </w:rPr>
            </w:rPrChange>
          </w:rPr>
          <w:t xml:space="preserve"> + …) </w:t>
        </w:r>
        <w:r w:rsidRPr="004B3C87">
          <w:rPr>
            <w:rFonts w:ascii="Cambria Math" w:hAnsi="Cambria Math" w:cs="Cambria Math"/>
            <w:rPrChange w:id="256" w:author="Liu, Yaping (Ext)" w:date="2026-07-25T15:25:00Z" w16du:dateUtc="2026-07-25T19:25:00Z">
              <w:rPr>
                <w:rFonts w:ascii="Cambria Math" w:hAnsi="Cambria Math" w:cs="Cambria Math"/>
                <w:b/>
                <w:bCs/>
              </w:rPr>
            </w:rPrChange>
          </w:rPr>
          <w:t>⇒</w:t>
        </w:r>
        <w:r w:rsidRPr="004B3C87">
          <w:rPr>
            <w:rPrChange w:id="257" w:author="Liu, Yaping (Ext)" w:date="2026-07-25T15:25:00Z" w16du:dateUtc="2026-07-25T19:25:00Z">
              <w:rPr>
                <w:b/>
                <w:bCs/>
              </w:rPr>
            </w:rPrChange>
          </w:rPr>
          <w:t xml:space="preserve"> TVCL*(</w:t>
        </w:r>
        <w:proofErr w:type="spellStart"/>
        <w:r w:rsidRPr="004B3C87">
          <w:rPr>
            <w:rPrChange w:id="258" w:author="Liu, Yaping (Ext)" w:date="2026-07-25T15:25:00Z" w16du:dateUtc="2026-07-25T19:25:00Z">
              <w:rPr>
                <w:b/>
                <w:bCs/>
              </w:rPr>
            </w:rPrChange>
          </w:rPr>
          <w:t>cov</w:t>
        </w:r>
        <w:proofErr w:type="spellEnd"/>
        <w:r w:rsidRPr="004B3C87">
          <w:rPr>
            <w:rPrChange w:id="259" w:author="Liu, Yaping (Ext)" w:date="2026-07-25T15:25:00Z" w16du:dateUtc="2026-07-25T19:25:00Z">
              <w:rPr>
                <w:b/>
                <w:bCs/>
              </w:rPr>
            </w:rPrChange>
          </w:rPr>
          <w:t>/</w:t>
        </w:r>
        <w:proofErr w:type="gramStart"/>
        <w:r w:rsidRPr="004B3C87">
          <w:rPr>
            <w:rPrChange w:id="260" w:author="Liu, Yaping (Ext)" w:date="2026-07-25T15:25:00Z" w16du:dateUtc="2026-07-25T19:25:00Z">
              <w:rPr>
                <w:b/>
                <w:bCs/>
              </w:rPr>
            </w:rPrChange>
          </w:rPr>
          <w:t>center)^</w:t>
        </w:r>
        <w:r w:rsidRPr="004B3C87">
          <w:rPr>
            <w:rFonts w:ascii="Aptos" w:hAnsi="Aptos" w:cs="Aptos"/>
            <w:rPrChange w:id="261" w:author="Liu, Yaping (Ext)" w:date="2026-07-25T15:25:00Z" w16du:dateUtc="2026-07-25T19:25:00Z">
              <w:rPr>
                <w:rFonts w:ascii="Aptos" w:hAnsi="Aptos" w:cs="Aptos"/>
                <w:b/>
                <w:bCs/>
              </w:rPr>
            </w:rPrChange>
          </w:rPr>
          <w:t>θ</w:t>
        </w:r>
        <w:r w:rsidRPr="004B3C87">
          <w:rPr>
            <w:rPrChange w:id="262" w:author="Liu, Yaping (Ext)" w:date="2026-07-25T15:25:00Z" w16du:dateUtc="2026-07-25T19:25:00Z">
              <w:rPr>
                <w:b/>
                <w:bCs/>
              </w:rPr>
            </w:rPrChange>
          </w:rPr>
          <w:t xml:space="preserve">  </w:t>
        </w:r>
        <w:r w:rsidRPr="004B3C87">
          <w:rPr>
            <w:rFonts w:ascii="Aptos" w:hAnsi="Aptos" w:cs="Aptos"/>
            <w:rPrChange w:id="263" w:author="Liu, Yaping (Ext)" w:date="2026-07-25T15:25:00Z" w16du:dateUtc="2026-07-25T19:25:00Z">
              <w:rPr>
                <w:rFonts w:ascii="Aptos" w:hAnsi="Aptos" w:cs="Aptos"/>
                <w:b/>
                <w:bCs/>
              </w:rPr>
            </w:rPrChange>
          </w:rPr>
          <w:t>→</w:t>
        </w:r>
        <w:proofErr w:type="gramEnd"/>
        <w:r w:rsidRPr="004B3C87">
          <w:rPr>
            <w:rPrChange w:id="264" w:author="Liu, Yaping (Ext)" w:date="2026-07-25T15:25:00Z" w16du:dateUtc="2026-07-25T19:25:00Z">
              <w:rPr>
                <w:b/>
                <w:bCs/>
              </w:rPr>
            </w:rPrChange>
          </w:rPr>
          <w:t xml:space="preserve"> </w:t>
        </w:r>
        <w:proofErr w:type="spellStart"/>
        <w:r w:rsidRPr="004B3C87">
          <w:rPr>
            <w:rPrChange w:id="265" w:author="Liu, Yaping (Ext)" w:date="2026-07-25T15:25:00Z" w16du:dateUtc="2026-07-25T19:25:00Z">
              <w:rPr>
                <w:b/>
                <w:bCs/>
              </w:rPr>
            </w:rPrChange>
          </w:rPr>
          <w:t>PsN</w:t>
        </w:r>
        <w:proofErr w:type="spellEnd"/>
        <w:r w:rsidRPr="004B3C87">
          <w:rPr>
            <w:rPrChange w:id="266" w:author="Liu, Yaping (Ext)" w:date="2026-07-25T15:25:00Z" w16du:dateUtc="2026-07-25T19:25:00Z">
              <w:rPr>
                <w:b/>
                <w:bCs/>
              </w:rPr>
            </w:rPrChange>
          </w:rPr>
          <w:t xml:space="preserve"> POWER</w:t>
        </w:r>
      </w:ins>
    </w:p>
    <w:p w14:paraId="04F96477" w14:textId="77777777" w:rsidR="002700EA" w:rsidRPr="004B3C87" w:rsidRDefault="002700EA" w:rsidP="002700EA">
      <w:pPr>
        <w:rPr>
          <w:ins w:id="267" w:author="Liu, Yaping (Ext)" w:date="2026-07-25T15:24:00Z" w16du:dateUtc="2026-07-25T19:24:00Z"/>
          <w:rPrChange w:id="268" w:author="Liu, Yaping (Ext)" w:date="2026-07-25T15:25:00Z" w16du:dateUtc="2026-07-25T19:25:00Z">
            <w:rPr>
              <w:ins w:id="269" w:author="Liu, Yaping (Ext)" w:date="2026-07-25T15:24:00Z" w16du:dateUtc="2026-07-25T19:24:00Z"/>
              <w:b/>
              <w:bCs/>
            </w:rPr>
          </w:rPrChange>
        </w:rPr>
      </w:pPr>
      <w:proofErr w:type="spellStart"/>
      <w:ins w:id="270" w:author="Liu, Yaping (Ext)" w:date="2026-07-25T15:24:00Z" w16du:dateUtc="2026-07-25T19:24:00Z">
        <w:r w:rsidRPr="004B3C87">
          <w:rPr>
            <w:rPrChange w:id="271" w:author="Liu, Yaping (Ext)" w:date="2026-07-25T15:25:00Z" w16du:dateUtc="2026-07-25T19:25:00Z">
              <w:rPr>
                <w:b/>
                <w:bCs/>
              </w:rPr>
            </w:rPrChange>
          </w:rPr>
          <w:t>lin</w:t>
        </w:r>
        <w:proofErr w:type="spellEnd"/>
        <w:r w:rsidRPr="004B3C87">
          <w:rPr>
            <w:rPrChange w:id="272" w:author="Liu, Yaping (Ext)" w:date="2026-07-25T15:25:00Z" w16du:dateUtc="2026-07-25T19:25:00Z">
              <w:rPr>
                <w:b/>
                <w:bCs/>
              </w:rPr>
            </w:rPrChange>
          </w:rPr>
          <w:t xml:space="preserve">   = (col - </w:t>
        </w:r>
        <w:proofErr w:type="gramStart"/>
        <w:r w:rsidRPr="004B3C87">
          <w:rPr>
            <w:rPrChange w:id="273" w:author="Liu, Yaping (Ext)" w:date="2026-07-25T15:25:00Z" w16du:dateUtc="2026-07-25T19:25:00Z">
              <w:rPr>
                <w:b/>
                <w:bCs/>
              </w:rPr>
            </w:rPrChange>
          </w:rPr>
          <w:t xml:space="preserve">center)   </w:t>
        </w:r>
        <w:proofErr w:type="gramEnd"/>
        <w:r w:rsidRPr="004B3C87">
          <w:rPr>
            <w:rPrChange w:id="274" w:author="Liu, Yaping (Ext)" w:date="2026-07-25T15:25:00Z" w16du:dateUtc="2026-07-25T19:25:00Z">
              <w:rPr>
                <w:b/>
                <w:bCs/>
              </w:rPr>
            </w:rPrChange>
          </w:rPr>
          <w:t xml:space="preserve"> # inside </w:t>
        </w:r>
        <w:proofErr w:type="gramStart"/>
        <w:r w:rsidRPr="004B3C87">
          <w:rPr>
            <w:rPrChange w:id="275" w:author="Liu, Yaping (Ext)" w:date="2026-07-25T15:25:00Z" w16du:dateUtc="2026-07-25T19:25:00Z">
              <w:rPr>
                <w:b/>
                <w:bCs/>
              </w:rPr>
            </w:rPrChange>
          </w:rPr>
          <w:t>exp(</w:t>
        </w:r>
        <w:proofErr w:type="spellStart"/>
        <w:proofErr w:type="gramEnd"/>
        <w:r w:rsidRPr="004B3C87">
          <w:rPr>
            <w:rPrChange w:id="276" w:author="Liu, Yaping (Ext)" w:date="2026-07-25T15:25:00Z" w16du:dateUtc="2026-07-25T19:25:00Z">
              <w:rPr>
                <w:b/>
                <w:bCs/>
              </w:rPr>
            </w:rPrChange>
          </w:rPr>
          <w:t>lTVCL</w:t>
        </w:r>
        <w:proofErr w:type="spellEnd"/>
        <w:r w:rsidRPr="004B3C87">
          <w:rPr>
            <w:rPrChange w:id="277" w:author="Liu, Yaping (Ext)" w:date="2026-07-25T15:25:00Z" w16du:dateUtc="2026-07-25T19:25:00Z">
              <w:rPr>
                <w:b/>
                <w:bCs/>
              </w:rPr>
            </w:rPrChange>
          </w:rPr>
          <w:t xml:space="preserve"> + …) </w:t>
        </w:r>
        <w:r w:rsidRPr="004B3C87">
          <w:rPr>
            <w:rFonts w:ascii="Cambria Math" w:hAnsi="Cambria Math" w:cs="Cambria Math"/>
            <w:rPrChange w:id="278" w:author="Liu, Yaping (Ext)" w:date="2026-07-25T15:25:00Z" w16du:dateUtc="2026-07-25T19:25:00Z">
              <w:rPr>
                <w:rFonts w:ascii="Cambria Math" w:hAnsi="Cambria Math" w:cs="Cambria Math"/>
                <w:b/>
                <w:bCs/>
              </w:rPr>
            </w:rPrChange>
          </w:rPr>
          <w:t>⇒</w:t>
        </w:r>
        <w:r w:rsidRPr="004B3C87">
          <w:rPr>
            <w:rPrChange w:id="279" w:author="Liu, Yaping (Ext)" w:date="2026-07-25T15:25:00Z" w16du:dateUtc="2026-07-25T19:25:00Z">
              <w:rPr>
                <w:b/>
                <w:bCs/>
              </w:rPr>
            </w:rPrChange>
          </w:rPr>
          <w:t xml:space="preserve"> TVCL*exp(</w:t>
        </w:r>
        <w:r w:rsidRPr="004B3C87">
          <w:rPr>
            <w:rFonts w:ascii="Aptos" w:hAnsi="Aptos" w:cs="Aptos"/>
            <w:rPrChange w:id="280" w:author="Liu, Yaping (Ext)" w:date="2026-07-25T15:25:00Z" w16du:dateUtc="2026-07-25T19:25:00Z">
              <w:rPr>
                <w:rFonts w:ascii="Aptos" w:hAnsi="Aptos" w:cs="Aptos"/>
                <w:b/>
                <w:bCs/>
              </w:rPr>
            </w:rPrChange>
          </w:rPr>
          <w:t>θ</w:t>
        </w:r>
        <w:r w:rsidRPr="004B3C87">
          <w:rPr>
            <w:rPrChange w:id="281" w:author="Liu, Yaping (Ext)" w:date="2026-07-25T15:25:00Z" w16du:dateUtc="2026-07-25T19:25:00Z">
              <w:rPr>
                <w:b/>
                <w:bCs/>
              </w:rPr>
            </w:rPrChange>
          </w:rPr>
          <w:t>(</w:t>
        </w:r>
        <w:proofErr w:type="spellStart"/>
        <w:r w:rsidRPr="004B3C87">
          <w:rPr>
            <w:rPrChange w:id="282" w:author="Liu, Yaping (Ext)" w:date="2026-07-25T15:25:00Z" w16du:dateUtc="2026-07-25T19:25:00Z">
              <w:rPr>
                <w:b/>
                <w:bCs/>
              </w:rPr>
            </w:rPrChange>
          </w:rPr>
          <w:t>cov</w:t>
        </w:r>
        <w:proofErr w:type="spellEnd"/>
        <w:r w:rsidRPr="004B3C87">
          <w:rPr>
            <w:rPrChange w:id="283" w:author="Liu, Yaping (Ext)" w:date="2026-07-25T15:25:00Z" w16du:dateUtc="2026-07-25T19:25:00Z">
              <w:rPr>
                <w:b/>
                <w:bCs/>
              </w:rPr>
            </w:rPrChange>
          </w:rPr>
          <w:t xml:space="preserve">-center)) </w:t>
        </w:r>
        <w:r w:rsidRPr="004B3C87">
          <w:rPr>
            <w:rFonts w:ascii="Aptos" w:hAnsi="Aptos" w:cs="Aptos"/>
            <w:rPrChange w:id="284" w:author="Liu, Yaping (Ext)" w:date="2026-07-25T15:25:00Z" w16du:dateUtc="2026-07-25T19:25:00Z">
              <w:rPr>
                <w:rFonts w:ascii="Aptos" w:hAnsi="Aptos" w:cs="Aptos"/>
                <w:b/>
                <w:bCs/>
              </w:rPr>
            </w:rPrChange>
          </w:rPr>
          <w:t>→</w:t>
        </w:r>
        <w:r w:rsidRPr="004B3C87">
          <w:rPr>
            <w:rPrChange w:id="285" w:author="Liu, Yaping (Ext)" w:date="2026-07-25T15:25:00Z" w16du:dateUtc="2026-07-25T19:25:00Z">
              <w:rPr>
                <w:b/>
                <w:bCs/>
              </w:rPr>
            </w:rPrChange>
          </w:rPr>
          <w:t xml:space="preserve"> </w:t>
        </w:r>
        <w:proofErr w:type="spellStart"/>
        <w:r w:rsidRPr="004B3C87">
          <w:rPr>
            <w:rPrChange w:id="286" w:author="Liu, Yaping (Ext)" w:date="2026-07-25T15:25:00Z" w16du:dateUtc="2026-07-25T19:25:00Z">
              <w:rPr>
                <w:b/>
                <w:bCs/>
              </w:rPr>
            </w:rPrChange>
          </w:rPr>
          <w:t>PsN</w:t>
        </w:r>
        <w:proofErr w:type="spellEnd"/>
        <w:r w:rsidRPr="004B3C87">
          <w:rPr>
            <w:rPrChange w:id="287" w:author="Liu, Yaping (Ext)" w:date="2026-07-25T15:25:00Z" w16du:dateUtc="2026-07-25T19:25:00Z">
              <w:rPr>
                <w:b/>
                <w:bCs/>
              </w:rPr>
            </w:rPrChange>
          </w:rPr>
          <w:t xml:space="preserve"> EXPONENTIAL</w:t>
        </w:r>
      </w:ins>
    </w:p>
    <w:p w14:paraId="6E8FDDFA" w14:textId="77777777" w:rsidR="002700EA" w:rsidRDefault="002700EA" w:rsidP="002700EA">
      <w:ins w:id="288" w:author="Liu, Yaping (Ext)" w:date="2026-07-25T15:24:00Z" w16du:dateUtc="2026-07-25T19:24:00Z">
        <w:r w:rsidRPr="004B3C87">
          <w:rPr>
            <w:rPrChange w:id="289" w:author="Liu, Yaping (Ext)" w:date="2026-07-25T15:25:00Z" w16du:dateUtc="2026-07-25T19:25:00Z">
              <w:rPr>
                <w:b/>
                <w:bCs/>
              </w:rPr>
            </w:rPrChange>
          </w:rPr>
          <w:lastRenderedPageBreak/>
          <w:t xml:space="preserve">cat   = </w:t>
        </w:r>
        <w:proofErr w:type="spellStart"/>
        <w:r w:rsidRPr="004B3C87">
          <w:rPr>
            <w:rPrChange w:id="290" w:author="Liu, Yaping (Ext)" w:date="2026-07-25T15:25:00Z" w16du:dateUtc="2026-07-25T19:25:00Z">
              <w:rPr>
                <w:b/>
                <w:bCs/>
              </w:rPr>
            </w:rPrChange>
          </w:rPr>
          <w:t>col_level</w:t>
        </w:r>
        <w:proofErr w:type="spellEnd"/>
        <w:r w:rsidRPr="004B3C87">
          <w:rPr>
            <w:rPrChange w:id="291" w:author="Liu, Yaping (Ext)" w:date="2026-07-25T15:25:00Z" w16du:dateUtc="2026-07-25T19:25:00Z">
              <w:rPr>
                <w:b/>
                <w:bCs/>
              </w:rPr>
            </w:rPrChange>
          </w:rPr>
          <w:t xml:space="preserve"> (0/1)   # inside </w:t>
        </w:r>
        <w:proofErr w:type="gramStart"/>
        <w:r w:rsidRPr="004B3C87">
          <w:rPr>
            <w:rPrChange w:id="292" w:author="Liu, Yaping (Ext)" w:date="2026-07-25T15:25:00Z" w16du:dateUtc="2026-07-25T19:25:00Z">
              <w:rPr>
                <w:b/>
                <w:bCs/>
              </w:rPr>
            </w:rPrChange>
          </w:rPr>
          <w:t>exp(</w:t>
        </w:r>
        <w:proofErr w:type="gramEnd"/>
        <w:r w:rsidRPr="004B3C87">
          <w:rPr>
            <w:rPrChange w:id="293" w:author="Liu, Yaping (Ext)" w:date="2026-07-25T15:25:00Z" w16du:dateUtc="2026-07-25T19:25:00Z">
              <w:rPr>
                <w:b/>
                <w:bCs/>
              </w:rPr>
            </w:rPrChange>
          </w:rPr>
          <w:t xml:space="preserve">…)         </w:t>
        </w:r>
        <w:r w:rsidRPr="004B3C87">
          <w:rPr>
            <w:rFonts w:ascii="Cambria Math" w:hAnsi="Cambria Math" w:cs="Cambria Math"/>
            <w:rPrChange w:id="294" w:author="Liu, Yaping (Ext)" w:date="2026-07-25T15:25:00Z" w16du:dateUtc="2026-07-25T19:25:00Z">
              <w:rPr>
                <w:rFonts w:ascii="Cambria Math" w:hAnsi="Cambria Math" w:cs="Cambria Math"/>
                <w:b/>
                <w:bCs/>
              </w:rPr>
            </w:rPrChange>
          </w:rPr>
          <w:t>⇒</w:t>
        </w:r>
        <w:r w:rsidRPr="004B3C87">
          <w:rPr>
            <w:rPrChange w:id="295" w:author="Liu, Yaping (Ext)" w:date="2026-07-25T15:25:00Z" w16du:dateUtc="2026-07-25T19:25:00Z">
              <w:rPr>
                <w:b/>
                <w:bCs/>
              </w:rPr>
            </w:rPrChange>
          </w:rPr>
          <w:t xml:space="preserve"> TVP*exp(</w:t>
        </w:r>
        <w:proofErr w:type="spellStart"/>
        <w:r w:rsidRPr="004B3C87">
          <w:rPr>
            <w:rFonts w:ascii="Aptos" w:hAnsi="Aptos" w:cs="Aptos"/>
            <w:rPrChange w:id="296" w:author="Liu, Yaping (Ext)" w:date="2026-07-25T15:25:00Z" w16du:dateUtc="2026-07-25T19:25:00Z">
              <w:rPr>
                <w:rFonts w:ascii="Aptos" w:hAnsi="Aptos" w:cs="Aptos"/>
                <w:b/>
                <w:bCs/>
              </w:rPr>
            </w:rPrChange>
          </w:rPr>
          <w:t>θ·</w:t>
        </w:r>
        <w:r w:rsidRPr="004B3C87">
          <w:rPr>
            <w:rPrChange w:id="297" w:author="Liu, Yaping (Ext)" w:date="2026-07-25T15:25:00Z" w16du:dateUtc="2026-07-25T19:25:00Z">
              <w:rPr>
                <w:b/>
                <w:bCs/>
              </w:rPr>
            </w:rPrChange>
          </w:rPr>
          <w:t>I</w:t>
        </w:r>
        <w:proofErr w:type="spellEnd"/>
        <w:r w:rsidRPr="004B3C87">
          <w:rPr>
            <w:rPrChange w:id="298" w:author="Liu, Yaping (Ext)" w:date="2026-07-25T15:25:00Z" w16du:dateUtc="2026-07-25T19:25:00Z">
              <w:rPr>
                <w:b/>
                <w:bCs/>
              </w:rPr>
            </w:rPrChange>
          </w:rPr>
          <w:t xml:space="preserve">)          </w:t>
        </w:r>
        <w:r w:rsidRPr="004B3C87">
          <w:rPr>
            <w:rFonts w:ascii="Aptos" w:hAnsi="Aptos" w:cs="Aptos"/>
            <w:rPrChange w:id="299" w:author="Liu, Yaping (Ext)" w:date="2026-07-25T15:25:00Z" w16du:dateUtc="2026-07-25T19:25:00Z">
              <w:rPr>
                <w:rFonts w:ascii="Aptos" w:hAnsi="Aptos" w:cs="Aptos"/>
                <w:b/>
                <w:bCs/>
              </w:rPr>
            </w:rPrChange>
          </w:rPr>
          <w:t>→</w:t>
        </w:r>
        <w:r w:rsidRPr="004B3C87">
          <w:rPr>
            <w:rPrChange w:id="300" w:author="Liu, Yaping (Ext)" w:date="2026-07-25T15:25:00Z" w16du:dateUtc="2026-07-25T19:25:00Z">
              <w:rPr>
                <w:b/>
                <w:bCs/>
              </w:rPr>
            </w:rPrChange>
          </w:rPr>
          <w:t xml:space="preserve"> exponential categorical</w:t>
        </w:r>
      </w:ins>
      <w:ins w:id="301" w:author="Liu, Yaping (Ext)" w:date="2026-07-25T15:37:00Z" w16du:dateUtc="2026-07-25T19:37:00Z">
        <w:r>
          <w:br/>
        </w:r>
      </w:ins>
      <w:r w:rsidRPr="006064CF">
        <w:rPr>
          <w:noProof/>
        </w:rPr>
        <w:drawing>
          <wp:inline distT="0" distB="0" distL="0" distR="0" wp14:anchorId="21CE3654" wp14:editId="51D9A73C">
            <wp:extent cx="4977157" cy="4261450"/>
            <wp:effectExtent l="0" t="0" r="0" b="6350"/>
            <wp:docPr id="56356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6326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95493" cy="427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BB3B" w14:textId="77777777" w:rsidR="002700EA" w:rsidRDefault="002700EA" w:rsidP="002700EA">
      <w:pPr>
        <w:rPr>
          <w:ins w:id="302" w:author="Liu, Yaping (Ext)" w:date="2026-07-26T11:08:00Z" w16du:dateUtc="2026-07-26T15:08:00Z"/>
        </w:rPr>
      </w:pPr>
      <w:ins w:id="303" w:author="Liu, Yaping (Ext)" w:date="2026-07-25T15:37:00Z" w16du:dateUtc="2026-07-25T19:37:00Z">
        <w:r w:rsidRPr="00183616">
          <w:rPr>
            <w:noProof/>
          </w:rPr>
          <w:lastRenderedPageBreak/>
          <w:drawing>
            <wp:inline distT="0" distB="0" distL="0" distR="0" wp14:anchorId="4829BF7F" wp14:editId="04A43E16">
              <wp:extent cx="6868484" cy="3734321"/>
              <wp:effectExtent l="0" t="0" r="8890" b="0"/>
              <wp:docPr id="79571939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95719395" name=""/>
                      <pic:cNvPicPr/>
                    </pic:nvPicPr>
                    <pic:blipFill>
                      <a:blip r:embed="rId6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68484" cy="373432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1728034" w14:textId="77777777" w:rsidR="002700EA" w:rsidRDefault="002700EA" w:rsidP="002700EA">
      <w:pPr>
        <w:rPr>
          <w:ins w:id="304" w:author="Liu, Yaping (Ext)" w:date="2026-07-26T11:09:00Z" w16du:dateUtc="2026-07-26T15:09:00Z"/>
        </w:rPr>
      </w:pPr>
      <w:ins w:id="305" w:author="Liu, Yaping (Ext)" w:date="2026-07-26T11:09:00Z" w16du:dateUtc="2026-07-26T15:09:00Z">
        <w:r w:rsidRPr="00F02F27">
          <w:rPr>
            <w:noProof/>
          </w:rPr>
          <w:drawing>
            <wp:inline distT="0" distB="0" distL="0" distR="0" wp14:anchorId="2BEE8864" wp14:editId="78F33938">
              <wp:extent cx="5715798" cy="1905266"/>
              <wp:effectExtent l="0" t="0" r="0" b="0"/>
              <wp:docPr id="172006763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20067637" name=""/>
                      <pic:cNvPicPr/>
                    </pic:nvPicPr>
                    <pic:blipFill>
                      <a:blip r:embed="rId6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798" cy="190526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0AD2675" w14:textId="77777777" w:rsidR="002700EA" w:rsidRDefault="002700EA" w:rsidP="002700EA">
      <w:pPr>
        <w:rPr>
          <w:ins w:id="306" w:author="Liu, Yaping (Ext)" w:date="2026-07-26T10:59:00Z" w16du:dateUtc="2026-07-26T14:59:00Z"/>
        </w:rPr>
      </w:pPr>
      <w:ins w:id="307" w:author="Liu, Yaping (Ext)" w:date="2026-07-26T14:22:00Z" w16du:dateUtc="2026-07-26T18:22:00Z">
        <w:r w:rsidRPr="00A15E05">
          <w:rPr>
            <w:noProof/>
          </w:rPr>
          <w:lastRenderedPageBreak/>
          <w:drawing>
            <wp:inline distT="0" distB="0" distL="0" distR="0" wp14:anchorId="25E711D5" wp14:editId="2CA3CEDA">
              <wp:extent cx="6478270" cy="5943600"/>
              <wp:effectExtent l="0" t="0" r="0" b="0"/>
              <wp:docPr id="198210402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82104023" name=""/>
                      <pic:cNvPicPr/>
                    </pic:nvPicPr>
                    <pic:blipFill>
                      <a:blip r:embed="rId6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8270" cy="5943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DA908A2" w14:textId="77777777" w:rsidR="002700EA" w:rsidRDefault="002700EA" w:rsidP="002700EA">
      <w:pPr>
        <w:rPr>
          <w:ins w:id="308" w:author="Liu, Yaping (Ext)" w:date="2026-07-26T12:00:00Z" w16du:dateUtc="2026-07-26T16:00:00Z"/>
        </w:rPr>
      </w:pPr>
      <w:ins w:id="309" w:author="Liu, Yaping (Ext)" w:date="2026-07-26T10:59:00Z" w16du:dateUtc="2026-07-26T14:59:00Z">
        <w:r w:rsidRPr="00E12938">
          <w:rPr>
            <w:noProof/>
          </w:rPr>
          <w:lastRenderedPageBreak/>
          <w:drawing>
            <wp:inline distT="0" distB="0" distL="0" distR="0" wp14:anchorId="23435D0F" wp14:editId="6A55D673">
              <wp:extent cx="4454434" cy="2428407"/>
              <wp:effectExtent l="0" t="0" r="3810" b="0"/>
              <wp:docPr id="147173397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71733971" name=""/>
                      <pic:cNvPicPr/>
                    </pic:nvPicPr>
                    <pic:blipFill>
                      <a:blip r:embed="rId6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61163" cy="24320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8BCF630" w14:textId="77777777" w:rsidR="002700EA" w:rsidRDefault="002700EA" w:rsidP="002700EA">
      <w:pPr>
        <w:rPr>
          <w:ins w:id="310" w:author="Liu, Yaping (Ext)" w:date="2026-07-26T11:32:00Z" w16du:dateUtc="2026-07-26T15:32:00Z"/>
        </w:rPr>
      </w:pPr>
      <w:ins w:id="311" w:author="Liu, Yaping (Ext)" w:date="2026-07-26T12:00:00Z" w16du:dateUtc="2026-07-26T16:00:00Z">
        <w:r w:rsidRPr="00EB5628">
          <w:rPr>
            <w:noProof/>
          </w:rPr>
          <w:lastRenderedPageBreak/>
          <w:drawing>
            <wp:inline distT="0" distB="0" distL="0" distR="0" wp14:anchorId="7A10D6FC" wp14:editId="7314803F">
              <wp:extent cx="8229600" cy="5352415"/>
              <wp:effectExtent l="0" t="0" r="0" b="635"/>
              <wp:docPr id="70601204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06012043" name=""/>
                      <pic:cNvPicPr/>
                    </pic:nvPicPr>
                    <pic:blipFill>
                      <a:blip r:embed="rId6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29600" cy="53524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43D4B6A" w14:textId="77777777" w:rsidR="002700EA" w:rsidRDefault="002700EA" w:rsidP="002700EA">
      <w:ins w:id="312" w:author="Liu, Yaping (Ext)" w:date="2026-07-26T11:32:00Z" w16du:dateUtc="2026-07-26T15:32:00Z">
        <w:r w:rsidRPr="00AA7288">
          <w:rPr>
            <w:noProof/>
          </w:rPr>
          <w:lastRenderedPageBreak/>
          <w:drawing>
            <wp:inline distT="0" distB="0" distL="0" distR="0" wp14:anchorId="7488F715" wp14:editId="457BC6C2">
              <wp:extent cx="5191246" cy="3381140"/>
              <wp:effectExtent l="0" t="0" r="0" b="0"/>
              <wp:docPr id="55093928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50939285" name=""/>
                      <pic:cNvPicPr/>
                    </pic:nvPicPr>
                    <pic:blipFill>
                      <a:blip r:embed="rId6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0006" cy="33868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E831E00" w14:textId="77777777" w:rsidR="002700EA" w:rsidRDefault="002700EA" w:rsidP="002700EA">
      <w:r w:rsidRPr="00C45E24">
        <w:rPr>
          <w:noProof/>
        </w:rPr>
        <w:lastRenderedPageBreak/>
        <w:drawing>
          <wp:inline distT="0" distB="0" distL="0" distR="0" wp14:anchorId="3884CA22" wp14:editId="594B4308">
            <wp:extent cx="5434314" cy="4552101"/>
            <wp:effectExtent l="0" t="0" r="0" b="1270"/>
            <wp:docPr id="20789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066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41005" cy="455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CB3B" w14:textId="77777777" w:rsidR="002700EA" w:rsidRDefault="002700EA" w:rsidP="002700EA">
      <w:pPr>
        <w:rPr>
          <w:ins w:id="313" w:author="Liu, Yaping (Ext)" w:date="2026-07-26T11:39:00Z" w16du:dateUtc="2026-07-26T15:39:00Z"/>
        </w:rPr>
      </w:pPr>
    </w:p>
    <w:p w14:paraId="4CDB5932" w14:textId="77777777" w:rsidR="002700EA" w:rsidRDefault="002700EA" w:rsidP="002700EA">
      <w:pPr>
        <w:rPr>
          <w:ins w:id="314" w:author="Liu, Yaping (Ext)" w:date="2026-07-26T11:07:00Z" w16du:dateUtc="2026-07-26T15:07:00Z"/>
        </w:rPr>
      </w:pPr>
      <w:ins w:id="315" w:author="Liu, Yaping (Ext)" w:date="2026-07-26T11:39:00Z" w16du:dateUtc="2026-07-26T15:39:00Z">
        <w:r w:rsidRPr="007F77C1">
          <w:rPr>
            <w:noProof/>
          </w:rPr>
          <w:lastRenderedPageBreak/>
          <w:drawing>
            <wp:inline distT="0" distB="0" distL="0" distR="0" wp14:anchorId="37576B17" wp14:editId="2FB41B63">
              <wp:extent cx="3417570" cy="5943600"/>
              <wp:effectExtent l="0" t="0" r="0" b="0"/>
              <wp:docPr id="28873518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88735181" name=""/>
                      <pic:cNvPicPr/>
                    </pic:nvPicPr>
                    <pic:blipFill>
                      <a:blip r:embed="rId6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17570" cy="5943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5F9A6F0" w14:textId="77777777" w:rsidR="002700EA" w:rsidRDefault="002700EA" w:rsidP="002700EA">
      <w:pPr>
        <w:rPr>
          <w:ins w:id="316" w:author="Liu, Yaping (Ext)" w:date="2026-07-26T11:07:00Z" w16du:dateUtc="2026-07-26T15:07:00Z"/>
        </w:rPr>
      </w:pPr>
      <w:ins w:id="317" w:author="Liu, Yaping (Ext)" w:date="2026-07-26T11:59:00Z" w16du:dateUtc="2026-07-26T15:59:00Z">
        <w:r w:rsidRPr="00CD08D5">
          <w:rPr>
            <w:noProof/>
          </w:rPr>
          <w:lastRenderedPageBreak/>
          <w:drawing>
            <wp:inline distT="0" distB="0" distL="0" distR="0" wp14:anchorId="2B8B6A20" wp14:editId="1E731A34">
              <wp:extent cx="3645535" cy="5943600"/>
              <wp:effectExtent l="0" t="0" r="0" b="0"/>
              <wp:docPr id="114368252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43682529" name=""/>
                      <pic:cNvPicPr/>
                    </pic:nvPicPr>
                    <pic:blipFill>
                      <a:blip r:embed="rId6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45535" cy="5943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585FB83" w14:textId="77777777" w:rsidR="002700EA" w:rsidRDefault="002700EA" w:rsidP="002700EA">
      <w:pPr>
        <w:rPr>
          <w:ins w:id="318" w:author="Liu, Yaping (Ext)" w:date="2026-07-26T10:59:00Z" w16du:dateUtc="2026-07-26T14:59:00Z"/>
        </w:rPr>
      </w:pPr>
    </w:p>
    <w:p w14:paraId="200E9E84" w14:textId="77777777" w:rsidR="002700EA" w:rsidRDefault="002700EA" w:rsidP="002700EA">
      <w:pPr>
        <w:rPr>
          <w:ins w:id="319" w:author="Liu, Yaping (Ext)" w:date="2026-07-25T21:22:00Z" w16du:dateUtc="2026-07-26T01:22:00Z"/>
        </w:rPr>
      </w:pPr>
    </w:p>
    <w:p w14:paraId="6BE40431" w14:textId="77777777" w:rsidR="002700EA" w:rsidRDefault="002700EA" w:rsidP="002700EA">
      <w:pPr>
        <w:rPr>
          <w:ins w:id="320" w:author="Liu, Yaping (Ext)" w:date="2026-07-25T21:36:00Z" w16du:dateUtc="2026-07-26T01:36:00Z"/>
        </w:rPr>
      </w:pPr>
      <w:ins w:id="321" w:author="Liu, Yaping (Ext)" w:date="2026-07-25T21:22:00Z" w16du:dateUtc="2026-07-26T01:22:00Z">
        <w:r w:rsidRPr="003F1BD8">
          <w:rPr>
            <w:noProof/>
          </w:rPr>
          <w:drawing>
            <wp:inline distT="0" distB="0" distL="0" distR="0" wp14:anchorId="40C108CB" wp14:editId="487B2DA9">
              <wp:extent cx="5410955" cy="5249008"/>
              <wp:effectExtent l="0" t="0" r="0" b="8890"/>
              <wp:docPr id="199241822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92418227" name=""/>
                      <pic:cNvPicPr/>
                    </pic:nvPicPr>
                    <pic:blipFill>
                      <a:blip r:embed="rId7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10955" cy="524900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581CEA1" w14:textId="77777777" w:rsidR="002700EA" w:rsidRPr="004B3C87" w:rsidRDefault="002700EA" w:rsidP="002700EA">
      <w:pPr>
        <w:rPr>
          <w:rPrChange w:id="322" w:author="Liu, Yaping (Ext)" w:date="2026-07-25T15:25:00Z" w16du:dateUtc="2026-07-25T19:25:00Z">
            <w:rPr>
              <w:b/>
              <w:bCs/>
            </w:rPr>
          </w:rPrChange>
        </w:rPr>
      </w:pPr>
      <w:ins w:id="323" w:author="Liu, Yaping (Ext)" w:date="2026-07-25T21:36:00Z" w16du:dateUtc="2026-07-26T01:36:00Z">
        <w:r w:rsidRPr="000A7992">
          <w:rPr>
            <w:noProof/>
          </w:rPr>
          <w:lastRenderedPageBreak/>
          <w:drawing>
            <wp:inline distT="0" distB="0" distL="0" distR="0" wp14:anchorId="38938509" wp14:editId="0E637F8B">
              <wp:extent cx="5445124" cy="1581150"/>
              <wp:effectExtent l="0" t="0" r="3810" b="0"/>
              <wp:docPr id="207538321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5383219" name=""/>
                      <pic:cNvPicPr/>
                    </pic:nvPicPr>
                    <pic:blipFill rotWithShape="1">
                      <a:blip r:embed="rId71"/>
                      <a:srcRect l="126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45885" cy="158137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7FE0AFA8" w14:textId="77777777" w:rsidR="002700EA" w:rsidRDefault="002700EA" w:rsidP="002700EA">
      <w:pPr>
        <w:rPr>
          <w:b/>
          <w:bCs/>
        </w:rPr>
      </w:pPr>
    </w:p>
    <w:p w14:paraId="69BFB092" w14:textId="77777777" w:rsidR="002700EA" w:rsidRDefault="002700EA" w:rsidP="002700EA">
      <w:pPr>
        <w:rPr>
          <w:ins w:id="324" w:author="Liu, Yaping (Ext)" w:date="2026-07-26T12:26:00Z" w16du:dateUtc="2026-07-26T16:26:00Z"/>
          <w:b/>
          <w:bCs/>
        </w:rPr>
      </w:pPr>
      <w:ins w:id="325" w:author="Liu, Yaping (Ext)" w:date="2026-07-26T11:45:00Z" w16du:dateUtc="2026-07-26T15:45:00Z">
        <w:r w:rsidRPr="009F3CDA">
          <w:rPr>
            <w:b/>
            <w:bCs/>
            <w:noProof/>
          </w:rPr>
          <w:lastRenderedPageBreak/>
          <w:drawing>
            <wp:inline distT="0" distB="0" distL="0" distR="0" wp14:anchorId="1A209FBC" wp14:editId="709CB786">
              <wp:extent cx="4792345" cy="5943600"/>
              <wp:effectExtent l="0" t="0" r="8255" b="0"/>
              <wp:docPr id="182401537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4015376" name=""/>
                      <pic:cNvPicPr/>
                    </pic:nvPicPr>
                    <pic:blipFill>
                      <a:blip r:embed="rId7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92345" cy="5943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9E5CAA5" w14:textId="77777777" w:rsidR="002700EA" w:rsidRDefault="002700EA" w:rsidP="002700EA">
      <w:pPr>
        <w:rPr>
          <w:b/>
          <w:bCs/>
        </w:rPr>
      </w:pPr>
      <w:ins w:id="326" w:author="Liu, Yaping (Ext)" w:date="2026-07-26T12:26:00Z" w16du:dateUtc="2026-07-26T16:26:00Z">
        <w:r w:rsidRPr="004419A3">
          <w:rPr>
            <w:b/>
            <w:bCs/>
            <w:noProof/>
          </w:rPr>
          <w:lastRenderedPageBreak/>
          <w:drawing>
            <wp:inline distT="0" distB="0" distL="0" distR="0" wp14:anchorId="473993C7" wp14:editId="06E71C21">
              <wp:extent cx="8229600" cy="5263515"/>
              <wp:effectExtent l="0" t="0" r="0" b="0"/>
              <wp:docPr id="48719134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87191348" name=""/>
                      <pic:cNvPicPr/>
                    </pic:nvPicPr>
                    <pic:blipFill>
                      <a:blip r:embed="rId7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29600" cy="52635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D2C7E04" w14:textId="77777777" w:rsidR="00772E89" w:rsidRDefault="00772E89" w:rsidP="002700EA">
      <w:pPr>
        <w:rPr>
          <w:b/>
          <w:bCs/>
        </w:rPr>
      </w:pPr>
    </w:p>
    <w:p w14:paraId="1B7EA4FF" w14:textId="79B1A6F7" w:rsidR="00772E89" w:rsidRDefault="00772E89" w:rsidP="002700EA">
      <w:pPr>
        <w:rPr>
          <w:b/>
          <w:bCs/>
        </w:rPr>
      </w:pPr>
      <w:r w:rsidRPr="00772E89">
        <w:rPr>
          <w:b/>
          <w:bCs/>
          <w:noProof/>
        </w:rPr>
        <w:lastRenderedPageBreak/>
        <w:drawing>
          <wp:inline distT="0" distB="0" distL="0" distR="0" wp14:anchorId="2F5F4C2A" wp14:editId="75F9B99A">
            <wp:extent cx="6077798" cy="3905795"/>
            <wp:effectExtent l="0" t="0" r="0" b="0"/>
            <wp:docPr id="124182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2331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1493" w14:textId="77777777" w:rsidR="002700EA" w:rsidRDefault="002700EA" w:rsidP="002700EA">
      <w:pPr>
        <w:rPr>
          <w:b/>
          <w:bCs/>
        </w:rPr>
      </w:pPr>
      <w:r>
        <w:rPr>
          <w:b/>
          <w:bCs/>
        </w:rPr>
        <w:br w:type="page"/>
      </w:r>
    </w:p>
    <w:p w14:paraId="6B2E719B" w14:textId="2CCDE256" w:rsidR="00873611" w:rsidRDefault="00873611" w:rsidP="00873611">
      <w:pPr>
        <w:pStyle w:val="Heading3"/>
      </w:pPr>
      <w:r>
        <w:lastRenderedPageBreak/>
        <w:t>Convergence status</w:t>
      </w:r>
    </w:p>
    <w:p w14:paraId="463BB09A" w14:textId="53D2D07B" w:rsidR="00873611" w:rsidRPr="00873611" w:rsidRDefault="004D3A57" w:rsidP="00873611">
      <w:r>
        <w:rPr>
          <w:noProof/>
        </w:rPr>
        <w:drawing>
          <wp:inline distT="0" distB="0" distL="0" distR="0" wp14:anchorId="5994E496" wp14:editId="35A8F83F">
            <wp:extent cx="6647290" cy="5169808"/>
            <wp:effectExtent l="0" t="0" r="1270" b="0"/>
            <wp:docPr id="2068340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40899" name="Picture 2068340899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811" cy="517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D6B3" w14:textId="4B17CD5E" w:rsidR="00873611" w:rsidRDefault="00873611" w:rsidP="00873611">
      <w:pPr>
        <w:pStyle w:val="Heading3"/>
      </w:pPr>
      <w:r>
        <w:lastRenderedPageBreak/>
        <w:t>Power Curve</w:t>
      </w:r>
    </w:p>
    <w:p w14:paraId="783F537B" w14:textId="1DEB281D" w:rsidR="00873611" w:rsidRDefault="00873611" w:rsidP="00873611">
      <w:r>
        <w:rPr>
          <w:noProof/>
        </w:rPr>
        <w:drawing>
          <wp:inline distT="0" distB="0" distL="0" distR="0" wp14:anchorId="616E93DC" wp14:editId="51DA5AC0">
            <wp:extent cx="5955527" cy="4631802"/>
            <wp:effectExtent l="0" t="0" r="7620" b="0"/>
            <wp:docPr id="104254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4605" name="Picture 104254605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524" cy="464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2707" w14:textId="239490E2" w:rsidR="00873611" w:rsidRDefault="00873611" w:rsidP="00873611">
      <w:pPr>
        <w:pStyle w:val="Heading3"/>
      </w:pPr>
      <w:r>
        <w:lastRenderedPageBreak/>
        <w:t>Covariate Selection Pattern</w:t>
      </w:r>
    </w:p>
    <w:p w14:paraId="373D7397" w14:textId="00787791" w:rsidR="00873611" w:rsidRDefault="000C5131" w:rsidP="00873611">
      <w:r>
        <w:rPr>
          <w:noProof/>
        </w:rPr>
        <w:lastRenderedPageBreak/>
        <w:drawing>
          <wp:inline distT="0" distB="0" distL="0" distR="0" wp14:anchorId="288F9FB6" wp14:editId="6F2EC724">
            <wp:extent cx="4415603" cy="7359339"/>
            <wp:effectExtent l="0" t="0" r="4445" b="0"/>
            <wp:docPr id="970319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19453" name="Picture 970319453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077" cy="737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A433" w14:textId="3CFA0632" w:rsidR="00873611" w:rsidRDefault="00EB3A99" w:rsidP="00EB3A99">
      <w:pPr>
        <w:pStyle w:val="Heading3"/>
      </w:pPr>
      <w:r>
        <w:lastRenderedPageBreak/>
        <w:t>Relative Error</w:t>
      </w:r>
    </w:p>
    <w:p w14:paraId="3A1C94FF" w14:textId="37359292" w:rsidR="00873611" w:rsidRDefault="004B7354" w:rsidP="00873611">
      <w:r>
        <w:rPr>
          <w:noProof/>
        </w:rPr>
        <w:drawing>
          <wp:inline distT="0" distB="0" distL="0" distR="0" wp14:anchorId="1D44B37F" wp14:editId="33FE0E14">
            <wp:extent cx="6178163" cy="4997201"/>
            <wp:effectExtent l="0" t="0" r="0" b="0"/>
            <wp:docPr id="1855147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47789" name="Picture 1855147789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715" cy="499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2CF3" w14:textId="281BA97C" w:rsidR="00E8732E" w:rsidRDefault="002E5FA6" w:rsidP="00873611">
      <w:r w:rsidRPr="002E5FA6">
        <w:rPr>
          <w:noProof/>
        </w:rPr>
        <w:lastRenderedPageBreak/>
        <w:drawing>
          <wp:inline distT="0" distB="0" distL="0" distR="0" wp14:anchorId="4841C799" wp14:editId="1E931259">
            <wp:extent cx="5968365" cy="5943600"/>
            <wp:effectExtent l="0" t="0" r="0" b="0"/>
            <wp:docPr id="14571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196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55C7" w14:textId="7E64C3DD" w:rsidR="002E5FA6" w:rsidRDefault="002E5FA6" w:rsidP="00873611">
      <w:r w:rsidRPr="002E5FA6">
        <w:rPr>
          <w:noProof/>
        </w:rPr>
        <w:lastRenderedPageBreak/>
        <w:drawing>
          <wp:inline distT="0" distB="0" distL="0" distR="0" wp14:anchorId="7ABB0392" wp14:editId="7384F5D7">
            <wp:extent cx="7135221" cy="4658375"/>
            <wp:effectExtent l="0" t="0" r="8890" b="8890"/>
            <wp:docPr id="185310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749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135221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122E" w14:textId="77777777" w:rsidR="00E8732E" w:rsidRDefault="00E8732E" w:rsidP="00873611"/>
    <w:p w14:paraId="690CCE32" w14:textId="77777777" w:rsidR="00EB3A99" w:rsidRDefault="00EB3A99" w:rsidP="00873611"/>
    <w:p w14:paraId="1D3F0D81" w14:textId="77777777" w:rsidR="00EB3A99" w:rsidRPr="00873611" w:rsidRDefault="00EB3A99" w:rsidP="00873611"/>
    <w:p w14:paraId="505C49EB" w14:textId="2911BD17" w:rsidR="00052B31" w:rsidRPr="00052B31" w:rsidRDefault="002700EA" w:rsidP="00052B31">
      <w:pPr>
        <w:pStyle w:val="Heading2"/>
      </w:pPr>
      <w:r>
        <w:lastRenderedPageBreak/>
        <w:t>5</w:t>
      </w:r>
      <w:r w:rsidR="00052B31">
        <w:t>. Parallelism in NLMIXR2</w:t>
      </w:r>
    </w:p>
    <w:p w14:paraId="677DA90F" w14:textId="77777777" w:rsidR="00C8019A" w:rsidRDefault="005A5357" w:rsidP="00826962">
      <w:r>
        <w:t xml:space="preserve">Does NONMEM offer parallelism in model fitting and/or </w:t>
      </w:r>
      <w:proofErr w:type="spellStart"/>
      <w:r>
        <w:t>scm</w:t>
      </w:r>
      <w:proofErr w:type="spellEnd"/>
      <w:r>
        <w:t xml:space="preserve">? </w:t>
      </w:r>
    </w:p>
    <w:p w14:paraId="72EA8DDF" w14:textId="74EF65EE" w:rsidR="008F2FC7" w:rsidRDefault="00C60C3D" w:rsidP="00826962">
      <w:r w:rsidRPr="0011437F">
        <w:rPr>
          <w:highlight w:val="green"/>
        </w:rPr>
        <w:t xml:space="preserve">How can we </w:t>
      </w:r>
      <w:r w:rsidR="008F2FC7" w:rsidRPr="0011437F">
        <w:rPr>
          <w:highlight w:val="green"/>
        </w:rPr>
        <w:t>demonstrate</w:t>
      </w:r>
      <w:r w:rsidRPr="0011437F">
        <w:rPr>
          <w:highlight w:val="green"/>
        </w:rPr>
        <w:t xml:space="preserve"> </w:t>
      </w:r>
      <w:r w:rsidR="008F2FC7" w:rsidRPr="0011437F">
        <w:rPr>
          <w:highlight w:val="green"/>
        </w:rPr>
        <w:t xml:space="preserve">the advantage of nlmixr2 over </w:t>
      </w:r>
      <w:proofErr w:type="spellStart"/>
      <w:r w:rsidR="008F2FC7" w:rsidRPr="0011437F">
        <w:rPr>
          <w:highlight w:val="green"/>
        </w:rPr>
        <w:t>nonmem</w:t>
      </w:r>
      <w:proofErr w:type="spellEnd"/>
      <w:r w:rsidR="008F2FC7" w:rsidRPr="0011437F">
        <w:rPr>
          <w:highlight w:val="green"/>
        </w:rPr>
        <w:t xml:space="preserve"> in speed?</w:t>
      </w:r>
    </w:p>
    <w:p w14:paraId="07F8A009" w14:textId="73CE2CC4" w:rsidR="005A5357" w:rsidRDefault="005A5357" w:rsidP="00826962">
      <w:r>
        <w:t xml:space="preserve">For </w:t>
      </w:r>
      <w:proofErr w:type="spellStart"/>
      <w:r>
        <w:t>lincmt</w:t>
      </w:r>
      <w:proofErr w:type="spellEnd"/>
      <w:r>
        <w:t xml:space="preserve">, 3 </w:t>
      </w:r>
      <w:proofErr w:type="spellStart"/>
      <w:r w:rsidR="00C8019A">
        <w:t>scm_</w:t>
      </w:r>
      <w:r>
        <w:t>workers</w:t>
      </w:r>
      <w:proofErr w:type="spellEnd"/>
      <w:r>
        <w:t xml:space="preserve"> * 2 </w:t>
      </w:r>
      <w:proofErr w:type="spellStart"/>
      <w:r w:rsidR="00C8019A">
        <w:t>rx</w:t>
      </w:r>
      <w:r>
        <w:t>threads</w:t>
      </w:r>
      <w:proofErr w:type="spellEnd"/>
      <w:r>
        <w:t xml:space="preserve"> works</w:t>
      </w:r>
    </w:p>
    <w:p w14:paraId="07C6E1FC" w14:textId="0B78B762" w:rsidR="00C8019A" w:rsidRDefault="00C8019A" w:rsidP="00C8019A">
      <w:r>
        <w:t xml:space="preserve">For </w:t>
      </w:r>
      <w:proofErr w:type="spellStart"/>
      <w:r>
        <w:t>ode</w:t>
      </w:r>
      <w:proofErr w:type="spellEnd"/>
      <w:r>
        <w:t xml:space="preserve">, 3 </w:t>
      </w:r>
      <w:proofErr w:type="spellStart"/>
      <w:r>
        <w:t>scm_workers</w:t>
      </w:r>
      <w:proofErr w:type="spellEnd"/>
      <w:r>
        <w:t xml:space="preserve"> * 2 </w:t>
      </w:r>
      <w:proofErr w:type="spellStart"/>
      <w:r>
        <w:t>rxthreads</w:t>
      </w:r>
      <w:proofErr w:type="spellEnd"/>
      <w:r>
        <w:t xml:space="preserve"> </w:t>
      </w:r>
      <w:r w:rsidR="00F03E78">
        <w:t>corrupted</w:t>
      </w:r>
      <w:r>
        <w:t>.</w:t>
      </w:r>
      <w:r w:rsidR="00F03E78">
        <w:t xml:space="preserve"> ----&gt; </w:t>
      </w:r>
      <w:proofErr w:type="spellStart"/>
      <w:r w:rsidR="00F03E78">
        <w:t>scm_workers</w:t>
      </w:r>
      <w:proofErr w:type="spellEnd"/>
      <w:r w:rsidR="00F03E78">
        <w:t xml:space="preserve"> based on </w:t>
      </w:r>
      <w:proofErr w:type="gramStart"/>
      <w:r w:rsidR="00F03E78">
        <w:t>fork(</w:t>
      </w:r>
      <w:proofErr w:type="gramEnd"/>
      <w:r w:rsidR="00F03E78">
        <w:t xml:space="preserve">) </w:t>
      </w:r>
      <w:proofErr w:type="spellStart"/>
      <w:r w:rsidR="00F03E78">
        <w:t>can not</w:t>
      </w:r>
      <w:proofErr w:type="spellEnd"/>
      <w:r w:rsidR="00F03E78">
        <w:t xml:space="preserve"> fork the </w:t>
      </w:r>
      <w:proofErr w:type="spellStart"/>
      <w:r w:rsidR="00A53CD4">
        <w:t>rxthread</w:t>
      </w:r>
      <w:proofErr w:type="spellEnd"/>
      <w:r w:rsidR="00A53CD4">
        <w:t xml:space="preserve"> based on </w:t>
      </w:r>
      <w:proofErr w:type="spellStart"/>
      <w:r w:rsidR="00A53CD4">
        <w:t>openMP</w:t>
      </w:r>
      <w:proofErr w:type="spellEnd"/>
      <w:r>
        <w:t xml:space="preserve"> </w:t>
      </w:r>
    </w:p>
    <w:p w14:paraId="560D9C5E" w14:textId="7129F945" w:rsidR="003351F6" w:rsidRPr="00195913" w:rsidRDefault="007301AD" w:rsidP="00195913">
      <w:pPr>
        <w:pStyle w:val="Heading3"/>
      </w:pPr>
      <w:r>
        <w:br/>
      </w:r>
      <w:proofErr w:type="gramStart"/>
      <w:r w:rsidR="00DF7CCA" w:rsidRPr="00195913">
        <w:t>a. Reasons</w:t>
      </w:r>
      <w:proofErr w:type="gramEnd"/>
      <w:r w:rsidR="00DF7CCA" w:rsidRPr="00195913">
        <w:t xml:space="preserve"> why worker&gt;1 and </w:t>
      </w:r>
      <w:proofErr w:type="spellStart"/>
      <w:r w:rsidR="00DF7CCA" w:rsidRPr="00195913">
        <w:t>rxthread</w:t>
      </w:r>
      <w:proofErr w:type="spellEnd"/>
      <w:r w:rsidR="00DF7CCA" w:rsidRPr="00195913">
        <w:t>&gt;1 collapse</w:t>
      </w:r>
    </w:p>
    <w:p w14:paraId="7886FA15" w14:textId="5FC4B846" w:rsidR="003351F6" w:rsidRPr="00CA5F48" w:rsidRDefault="00BD3AB2" w:rsidP="00826962">
      <w:r w:rsidRPr="00BD3AB2">
        <w:rPr>
          <w:noProof/>
        </w:rPr>
        <w:drawing>
          <wp:inline distT="0" distB="0" distL="0" distR="0" wp14:anchorId="18DE35B7" wp14:editId="0604DDD7">
            <wp:extent cx="8229600" cy="2432050"/>
            <wp:effectExtent l="0" t="0" r="0" b="6350"/>
            <wp:docPr id="30984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420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A0DA" w14:textId="72FA5457" w:rsidR="00846FBC" w:rsidRDefault="00904368" w:rsidP="00826962">
      <w:r w:rsidRPr="00904368">
        <w:rPr>
          <w:noProof/>
        </w:rPr>
        <w:lastRenderedPageBreak/>
        <w:drawing>
          <wp:inline distT="0" distB="0" distL="0" distR="0" wp14:anchorId="33A81B3D" wp14:editId="5329D564">
            <wp:extent cx="6211167" cy="2229161"/>
            <wp:effectExtent l="0" t="0" r="0" b="0"/>
            <wp:docPr id="117924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275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6CB4" w14:textId="1C62A557" w:rsidR="00846FBC" w:rsidRDefault="00846FBC" w:rsidP="00826962">
      <w:r w:rsidRPr="00846FBC">
        <w:rPr>
          <w:noProof/>
        </w:rPr>
        <w:drawing>
          <wp:inline distT="0" distB="0" distL="0" distR="0" wp14:anchorId="0F6DCB28" wp14:editId="02177B20">
            <wp:extent cx="6182588" cy="1857634"/>
            <wp:effectExtent l="0" t="0" r="8890" b="9525"/>
            <wp:docPr id="158806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6468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FDB9" w14:textId="4B51EC1D" w:rsidR="00EE1447" w:rsidRDefault="00EE1447" w:rsidP="00826962">
      <w:r w:rsidRPr="00EE1447">
        <w:rPr>
          <w:noProof/>
        </w:rPr>
        <w:lastRenderedPageBreak/>
        <w:drawing>
          <wp:inline distT="0" distB="0" distL="0" distR="0" wp14:anchorId="20DBFD5D" wp14:editId="329390AF">
            <wp:extent cx="6373114" cy="2876951"/>
            <wp:effectExtent l="0" t="0" r="8890" b="0"/>
            <wp:docPr id="193539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9102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575D" w14:textId="25B8CC23" w:rsidR="00ED2388" w:rsidRPr="00CA5F48" w:rsidRDefault="00ED2388" w:rsidP="00826962">
      <w:r w:rsidRPr="00ED2388">
        <w:rPr>
          <w:noProof/>
        </w:rPr>
        <w:lastRenderedPageBreak/>
        <w:drawing>
          <wp:inline distT="0" distB="0" distL="0" distR="0" wp14:anchorId="3D7C2A24" wp14:editId="5F696F3C">
            <wp:extent cx="6134956" cy="3515216"/>
            <wp:effectExtent l="0" t="0" r="0" b="9525"/>
            <wp:docPr id="175773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3268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9F6B" w14:textId="01D4D81F" w:rsidR="00DF1F5A" w:rsidRDefault="00C217AC" w:rsidP="00826962">
      <w:pPr>
        <w:rPr>
          <w:b/>
          <w:bCs/>
        </w:rPr>
      </w:pPr>
      <w:r w:rsidRPr="00C217AC">
        <w:rPr>
          <w:b/>
          <w:bCs/>
          <w:noProof/>
        </w:rPr>
        <w:drawing>
          <wp:inline distT="0" distB="0" distL="0" distR="0" wp14:anchorId="5D73D6A8" wp14:editId="3FFECA1E">
            <wp:extent cx="6249272" cy="1000265"/>
            <wp:effectExtent l="0" t="0" r="0" b="9525"/>
            <wp:docPr id="170959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9669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5288" w14:textId="6AF774B7" w:rsidR="00195913" w:rsidRDefault="00195913" w:rsidP="00195913">
      <w:pPr>
        <w:pStyle w:val="Heading3"/>
      </w:pPr>
      <w:r>
        <w:rPr>
          <w:b/>
          <w:bCs/>
        </w:rPr>
        <w:lastRenderedPageBreak/>
        <w:t xml:space="preserve">b. </w:t>
      </w:r>
      <w:r>
        <w:t xml:space="preserve">Wall time vs. </w:t>
      </w:r>
      <w:proofErr w:type="spellStart"/>
      <w:r>
        <w:t>Cpu</w:t>
      </w:r>
      <w:proofErr w:type="spellEnd"/>
      <w:r>
        <w:t xml:space="preserve"> time</w:t>
      </w:r>
    </w:p>
    <w:p w14:paraId="3164DFFA" w14:textId="19B4C6B0" w:rsidR="003F748D" w:rsidRDefault="003F748D" w:rsidP="003F748D">
      <w:r w:rsidRPr="003F748D">
        <w:rPr>
          <w:noProof/>
        </w:rPr>
        <w:lastRenderedPageBreak/>
        <w:drawing>
          <wp:inline distT="0" distB="0" distL="0" distR="0" wp14:anchorId="473706CF" wp14:editId="116F3EF0">
            <wp:extent cx="4931229" cy="6022482"/>
            <wp:effectExtent l="0" t="0" r="0" b="0"/>
            <wp:docPr id="98326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6895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31229" cy="602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6A62" w14:textId="0E33F8F9" w:rsidR="00D17374" w:rsidRPr="003F748D" w:rsidRDefault="00D17374" w:rsidP="003F748D">
      <w:r w:rsidRPr="00D17374">
        <w:rPr>
          <w:noProof/>
        </w:rPr>
        <w:lastRenderedPageBreak/>
        <w:drawing>
          <wp:inline distT="0" distB="0" distL="0" distR="0" wp14:anchorId="7AE326DE" wp14:editId="76AFC143">
            <wp:extent cx="4947557" cy="2470743"/>
            <wp:effectExtent l="0" t="0" r="5715" b="6350"/>
            <wp:docPr id="157554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4611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58633" cy="2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3A5B" w14:textId="77777777" w:rsidR="00B50226" w:rsidRPr="00B50226" w:rsidRDefault="00B50226" w:rsidP="00B50226">
      <w:pPr>
        <w:rPr>
          <w:b/>
          <w:bCs/>
        </w:rPr>
      </w:pPr>
      <w:r w:rsidRPr="00B50226">
        <w:rPr>
          <w:b/>
          <w:bCs/>
        </w:rPr>
        <w:t>git pull &amp;&amp; sed -</w:t>
      </w:r>
      <w:proofErr w:type="spellStart"/>
      <w:r w:rsidRPr="00B50226">
        <w:rPr>
          <w:b/>
          <w:bCs/>
        </w:rPr>
        <w:t>i</w:t>
      </w:r>
      <w:proofErr w:type="spellEnd"/>
      <w:r w:rsidRPr="00B50226">
        <w:rPr>
          <w:b/>
          <w:bCs/>
        </w:rPr>
        <w:t xml:space="preserve"> 's/\r$//' script/hpce_scm_estimator/*.sh</w:t>
      </w:r>
    </w:p>
    <w:p w14:paraId="6464A885" w14:textId="77777777" w:rsidR="00B50226" w:rsidRPr="00B50226" w:rsidRDefault="00B50226" w:rsidP="00B50226">
      <w:pPr>
        <w:rPr>
          <w:b/>
          <w:bCs/>
        </w:rPr>
      </w:pPr>
      <w:proofErr w:type="spellStart"/>
      <w:r w:rsidRPr="00B50226">
        <w:rPr>
          <w:b/>
          <w:bCs/>
        </w:rPr>
        <w:t>chmod</w:t>
      </w:r>
      <w:proofErr w:type="spellEnd"/>
      <w:r w:rsidRPr="00B50226">
        <w:rPr>
          <w:b/>
          <w:bCs/>
        </w:rPr>
        <w:t xml:space="preserve"> +x script/hpce_scm_estimator/*.sh</w:t>
      </w:r>
    </w:p>
    <w:p w14:paraId="04A1F300" w14:textId="77777777" w:rsidR="00B50226" w:rsidRPr="00B50226" w:rsidRDefault="00B50226" w:rsidP="00B50226">
      <w:pPr>
        <w:rPr>
          <w:b/>
          <w:bCs/>
        </w:rPr>
      </w:pPr>
    </w:p>
    <w:p w14:paraId="53F40411" w14:textId="77777777" w:rsidR="00B50226" w:rsidRPr="00B50226" w:rsidRDefault="00B50226" w:rsidP="00B50226">
      <w:pPr>
        <w:rPr>
          <w:b/>
          <w:bCs/>
        </w:rPr>
      </w:pPr>
      <w:r w:rsidRPr="00B50226">
        <w:rPr>
          <w:b/>
          <w:bCs/>
        </w:rPr>
        <w:t># w3 arm — 5 datasets, 5 concurrent, core-bound automatically by the queue</w:t>
      </w:r>
    </w:p>
    <w:p w14:paraId="534CDB70" w14:textId="77777777" w:rsidR="00B50226" w:rsidRPr="00B50226" w:rsidRDefault="00B50226" w:rsidP="00B50226">
      <w:pPr>
        <w:rPr>
          <w:b/>
          <w:bCs/>
        </w:rPr>
      </w:pPr>
      <w:r w:rsidRPr="00B50226">
        <w:rPr>
          <w:b/>
          <w:bCs/>
        </w:rPr>
        <w:t>WORKERS=3 RX_THREADS=1 JOBTAG=w3 OUT_ROOT=output/</w:t>
      </w:r>
      <w:proofErr w:type="spellStart"/>
      <w:r w:rsidRPr="00B50226">
        <w:rPr>
          <w:b/>
          <w:bCs/>
        </w:rPr>
        <w:t>scm_timing_ab</w:t>
      </w:r>
      <w:proofErr w:type="spellEnd"/>
      <w:r w:rsidRPr="00B50226">
        <w:rPr>
          <w:b/>
          <w:bCs/>
        </w:rPr>
        <w:t>/w3 \</w:t>
      </w:r>
    </w:p>
    <w:p w14:paraId="468B3AAB" w14:textId="77777777" w:rsidR="00B50226" w:rsidRPr="00B50226" w:rsidRDefault="00B50226" w:rsidP="00B50226">
      <w:pPr>
        <w:rPr>
          <w:b/>
          <w:bCs/>
        </w:rPr>
      </w:pPr>
      <w:r w:rsidRPr="00B50226">
        <w:rPr>
          <w:b/>
          <w:bCs/>
        </w:rPr>
        <w:t xml:space="preserve">  bash script/hpce_scm_estimator/submit_one_array.sh 80 16 </w:t>
      </w:r>
      <w:proofErr w:type="spellStart"/>
      <w:r w:rsidRPr="00B50226">
        <w:rPr>
          <w:b/>
          <w:bCs/>
        </w:rPr>
        <w:t>focei</w:t>
      </w:r>
      <w:proofErr w:type="spellEnd"/>
      <w:r w:rsidRPr="00B50226">
        <w:rPr>
          <w:b/>
          <w:bCs/>
        </w:rPr>
        <w:t xml:space="preserve"> </w:t>
      </w:r>
      <w:proofErr w:type="spellStart"/>
      <w:r w:rsidRPr="00B50226">
        <w:rPr>
          <w:b/>
          <w:bCs/>
        </w:rPr>
        <w:t>bobyqa</w:t>
      </w:r>
      <w:proofErr w:type="spellEnd"/>
      <w:r w:rsidRPr="00B50226">
        <w:rPr>
          <w:b/>
          <w:bCs/>
        </w:rPr>
        <w:t xml:space="preserve"> ode 5 5</w:t>
      </w:r>
    </w:p>
    <w:p w14:paraId="665689EF" w14:textId="77777777" w:rsidR="00B50226" w:rsidRPr="00B50226" w:rsidRDefault="00B50226" w:rsidP="00B50226">
      <w:pPr>
        <w:rPr>
          <w:b/>
          <w:bCs/>
        </w:rPr>
      </w:pPr>
    </w:p>
    <w:p w14:paraId="20F69188" w14:textId="77777777" w:rsidR="00B50226" w:rsidRPr="00B50226" w:rsidRDefault="00B50226" w:rsidP="00B50226">
      <w:pPr>
        <w:rPr>
          <w:b/>
          <w:bCs/>
        </w:rPr>
      </w:pPr>
      <w:r w:rsidRPr="00B50226">
        <w:rPr>
          <w:b/>
          <w:bCs/>
        </w:rPr>
        <w:t># w1 arm</w:t>
      </w:r>
    </w:p>
    <w:p w14:paraId="2E39E3FA" w14:textId="77777777" w:rsidR="00B50226" w:rsidRPr="00B50226" w:rsidRDefault="00B50226" w:rsidP="00B50226">
      <w:pPr>
        <w:rPr>
          <w:b/>
          <w:bCs/>
        </w:rPr>
      </w:pPr>
      <w:r w:rsidRPr="00B50226">
        <w:rPr>
          <w:b/>
          <w:bCs/>
        </w:rPr>
        <w:t>WORKERS=1 RX_THREADS=1 JOBTAG=w1 OUT_ROOT=output/</w:t>
      </w:r>
      <w:proofErr w:type="spellStart"/>
      <w:r w:rsidRPr="00B50226">
        <w:rPr>
          <w:b/>
          <w:bCs/>
        </w:rPr>
        <w:t>scm_timing_ab</w:t>
      </w:r>
      <w:proofErr w:type="spellEnd"/>
      <w:r w:rsidRPr="00B50226">
        <w:rPr>
          <w:b/>
          <w:bCs/>
        </w:rPr>
        <w:t>/w1 \</w:t>
      </w:r>
    </w:p>
    <w:p w14:paraId="7DEBB1ED" w14:textId="77777777" w:rsidR="00B50226" w:rsidRPr="00B50226" w:rsidRDefault="00B50226" w:rsidP="00B50226">
      <w:pPr>
        <w:rPr>
          <w:b/>
          <w:bCs/>
        </w:rPr>
      </w:pPr>
      <w:r w:rsidRPr="00B50226">
        <w:rPr>
          <w:b/>
          <w:bCs/>
        </w:rPr>
        <w:t xml:space="preserve">  bash script/hpce_scm_estimator/submit_one_array.sh 80 16 </w:t>
      </w:r>
      <w:proofErr w:type="spellStart"/>
      <w:r w:rsidRPr="00B50226">
        <w:rPr>
          <w:b/>
          <w:bCs/>
        </w:rPr>
        <w:t>focei</w:t>
      </w:r>
      <w:proofErr w:type="spellEnd"/>
      <w:r w:rsidRPr="00B50226">
        <w:rPr>
          <w:b/>
          <w:bCs/>
        </w:rPr>
        <w:t xml:space="preserve"> </w:t>
      </w:r>
      <w:proofErr w:type="spellStart"/>
      <w:r w:rsidRPr="00B50226">
        <w:rPr>
          <w:b/>
          <w:bCs/>
        </w:rPr>
        <w:t>bobyqa</w:t>
      </w:r>
      <w:proofErr w:type="spellEnd"/>
      <w:r w:rsidRPr="00B50226">
        <w:rPr>
          <w:b/>
          <w:bCs/>
        </w:rPr>
        <w:t xml:space="preserve"> ode 5 5</w:t>
      </w:r>
    </w:p>
    <w:p w14:paraId="5B9115C5" w14:textId="77777777" w:rsidR="00B50226" w:rsidRPr="00B50226" w:rsidRDefault="00B50226" w:rsidP="00B50226">
      <w:pPr>
        <w:rPr>
          <w:b/>
          <w:bCs/>
        </w:rPr>
      </w:pPr>
      <w:r w:rsidRPr="00B50226">
        <w:rPr>
          <w:b/>
          <w:bCs/>
        </w:rPr>
        <w:lastRenderedPageBreak/>
        <w:t>After both finish</w:t>
      </w:r>
    </w:p>
    <w:p w14:paraId="1F887AD8" w14:textId="77777777" w:rsidR="00C35B3A" w:rsidRPr="00C35B3A" w:rsidRDefault="00C35B3A" w:rsidP="00C35B3A">
      <w:pPr>
        <w:rPr>
          <w:b/>
          <w:bCs/>
        </w:rPr>
      </w:pPr>
      <w:proofErr w:type="spellStart"/>
      <w:r w:rsidRPr="00C35B3A">
        <w:rPr>
          <w:b/>
          <w:bCs/>
        </w:rPr>
        <w:t>Rscript</w:t>
      </w:r>
      <w:proofErr w:type="spellEnd"/>
      <w:r w:rsidRPr="00C35B3A">
        <w:rPr>
          <w:b/>
          <w:bCs/>
        </w:rPr>
        <w:t xml:space="preserve"> script/</w:t>
      </w:r>
      <w:proofErr w:type="spellStart"/>
      <w:r w:rsidRPr="00C35B3A">
        <w:rPr>
          <w:b/>
          <w:bCs/>
        </w:rPr>
        <w:t>aggregate_scm_</w:t>
      </w:r>
      <w:proofErr w:type="gramStart"/>
      <w:r w:rsidRPr="00C35B3A">
        <w:rPr>
          <w:b/>
          <w:bCs/>
        </w:rPr>
        <w:t>timing.R</w:t>
      </w:r>
      <w:proofErr w:type="spellEnd"/>
      <w:proofErr w:type="gramEnd"/>
      <w:r w:rsidRPr="00C35B3A">
        <w:rPr>
          <w:b/>
          <w:bCs/>
        </w:rPr>
        <w:t xml:space="preserve"> --root output/</w:t>
      </w:r>
      <w:proofErr w:type="spellStart"/>
      <w:r w:rsidRPr="00C35B3A">
        <w:rPr>
          <w:b/>
          <w:bCs/>
        </w:rPr>
        <w:t>scm_timing_ab</w:t>
      </w:r>
      <w:proofErr w:type="spellEnd"/>
      <w:r w:rsidRPr="00C35B3A">
        <w:rPr>
          <w:b/>
          <w:bCs/>
        </w:rPr>
        <w:t>/w1 --</w:t>
      </w:r>
      <w:proofErr w:type="spellStart"/>
      <w:r w:rsidRPr="00C35B3A">
        <w:rPr>
          <w:b/>
          <w:bCs/>
        </w:rPr>
        <w:t>out_dir</w:t>
      </w:r>
      <w:proofErr w:type="spellEnd"/>
      <w:r w:rsidRPr="00C35B3A">
        <w:rPr>
          <w:b/>
          <w:bCs/>
        </w:rPr>
        <w:t xml:space="preserve"> output/</w:t>
      </w:r>
      <w:proofErr w:type="spellStart"/>
      <w:r w:rsidRPr="00C35B3A">
        <w:rPr>
          <w:b/>
          <w:bCs/>
        </w:rPr>
        <w:t>scm_timing_ab</w:t>
      </w:r>
      <w:proofErr w:type="spellEnd"/>
      <w:r w:rsidRPr="00C35B3A">
        <w:rPr>
          <w:b/>
          <w:bCs/>
        </w:rPr>
        <w:t>/agg_w1</w:t>
      </w:r>
    </w:p>
    <w:p w14:paraId="51DD758D" w14:textId="77777777" w:rsidR="00C35B3A" w:rsidRPr="00C35B3A" w:rsidRDefault="00C35B3A" w:rsidP="00C35B3A">
      <w:pPr>
        <w:rPr>
          <w:b/>
          <w:bCs/>
        </w:rPr>
      </w:pPr>
      <w:proofErr w:type="spellStart"/>
      <w:r w:rsidRPr="00C35B3A">
        <w:rPr>
          <w:b/>
          <w:bCs/>
        </w:rPr>
        <w:t>Rscript</w:t>
      </w:r>
      <w:proofErr w:type="spellEnd"/>
      <w:r w:rsidRPr="00C35B3A">
        <w:rPr>
          <w:b/>
          <w:bCs/>
        </w:rPr>
        <w:t xml:space="preserve"> script/</w:t>
      </w:r>
      <w:proofErr w:type="spellStart"/>
      <w:r w:rsidRPr="00C35B3A">
        <w:rPr>
          <w:b/>
          <w:bCs/>
        </w:rPr>
        <w:t>aggregate_scm_</w:t>
      </w:r>
      <w:proofErr w:type="gramStart"/>
      <w:r w:rsidRPr="00C35B3A">
        <w:rPr>
          <w:b/>
          <w:bCs/>
        </w:rPr>
        <w:t>timing.R</w:t>
      </w:r>
      <w:proofErr w:type="spellEnd"/>
      <w:proofErr w:type="gramEnd"/>
      <w:r w:rsidRPr="00C35B3A">
        <w:rPr>
          <w:b/>
          <w:bCs/>
        </w:rPr>
        <w:t xml:space="preserve"> --root output/</w:t>
      </w:r>
      <w:proofErr w:type="spellStart"/>
      <w:r w:rsidRPr="00C35B3A">
        <w:rPr>
          <w:b/>
          <w:bCs/>
        </w:rPr>
        <w:t>scm_timing_ab</w:t>
      </w:r>
      <w:proofErr w:type="spellEnd"/>
      <w:r w:rsidRPr="00C35B3A">
        <w:rPr>
          <w:b/>
          <w:bCs/>
        </w:rPr>
        <w:t>/w3 --</w:t>
      </w:r>
      <w:proofErr w:type="spellStart"/>
      <w:r w:rsidRPr="00C35B3A">
        <w:rPr>
          <w:b/>
          <w:bCs/>
        </w:rPr>
        <w:t>out_dir</w:t>
      </w:r>
      <w:proofErr w:type="spellEnd"/>
      <w:r w:rsidRPr="00C35B3A">
        <w:rPr>
          <w:b/>
          <w:bCs/>
        </w:rPr>
        <w:t xml:space="preserve"> output/</w:t>
      </w:r>
      <w:proofErr w:type="spellStart"/>
      <w:r w:rsidRPr="00C35B3A">
        <w:rPr>
          <w:b/>
          <w:bCs/>
        </w:rPr>
        <w:t>scm_timing_ab</w:t>
      </w:r>
      <w:proofErr w:type="spellEnd"/>
      <w:r w:rsidRPr="00C35B3A">
        <w:rPr>
          <w:b/>
          <w:bCs/>
        </w:rPr>
        <w:t>/agg_w3</w:t>
      </w:r>
    </w:p>
    <w:p w14:paraId="37F38E32" w14:textId="77777777" w:rsidR="00C35B3A" w:rsidRPr="00C35B3A" w:rsidRDefault="00C35B3A" w:rsidP="00C35B3A">
      <w:pPr>
        <w:rPr>
          <w:b/>
          <w:bCs/>
        </w:rPr>
      </w:pPr>
      <w:r w:rsidRPr="00C35B3A">
        <w:rPr>
          <w:b/>
          <w:bCs/>
        </w:rPr>
        <w:t xml:space="preserve"># speedup = </w:t>
      </w:r>
      <w:proofErr w:type="spellStart"/>
      <w:r w:rsidRPr="00C35B3A">
        <w:rPr>
          <w:b/>
          <w:bCs/>
        </w:rPr>
        <w:t>wall_scm_med</w:t>
      </w:r>
      <w:proofErr w:type="spellEnd"/>
      <w:r w:rsidRPr="00C35B3A">
        <w:rPr>
          <w:b/>
          <w:bCs/>
        </w:rPr>
        <w:t xml:space="preserve">(w1) / </w:t>
      </w:r>
      <w:proofErr w:type="spellStart"/>
      <w:r w:rsidRPr="00C35B3A">
        <w:rPr>
          <w:b/>
          <w:bCs/>
        </w:rPr>
        <w:t>wall_scm_med</w:t>
      </w:r>
      <w:proofErr w:type="spellEnd"/>
      <w:r w:rsidRPr="00C35B3A">
        <w:rPr>
          <w:b/>
          <w:bCs/>
        </w:rPr>
        <w:t>(w3), per (N, structure)</w:t>
      </w:r>
    </w:p>
    <w:p w14:paraId="144A2F9C" w14:textId="4AB5CE66" w:rsidR="00C217AC" w:rsidRPr="00826962" w:rsidRDefault="00C217AC" w:rsidP="00826962">
      <w:pPr>
        <w:rPr>
          <w:b/>
          <w:bCs/>
        </w:rPr>
      </w:pPr>
    </w:p>
    <w:p w14:paraId="37AE83C8" w14:textId="135C3094" w:rsidR="006F0483" w:rsidRDefault="006F0483" w:rsidP="00DF1791">
      <w:pPr>
        <w:pStyle w:val="ListParagraph"/>
        <w:rPr>
          <w:b/>
          <w:bCs/>
        </w:rPr>
      </w:pPr>
      <w:r>
        <w:rPr>
          <w:b/>
          <w:bCs/>
        </w:rPr>
        <w:br/>
      </w:r>
    </w:p>
    <w:p w14:paraId="1B27CC9C" w14:textId="77777777" w:rsidR="00B12CA3" w:rsidRDefault="00826962" w:rsidP="00DF1791">
      <w:pPr>
        <w:pStyle w:val="ListParagraph"/>
      </w:pPr>
      <w:r>
        <w:rPr>
          <w:b/>
          <w:bCs/>
        </w:rPr>
        <w:br/>
      </w:r>
      <w:r w:rsidRPr="00826962">
        <w:rPr>
          <w:b/>
          <w:bCs/>
        </w:rPr>
        <w:br/>
      </w:r>
    </w:p>
    <w:p w14:paraId="3E707765" w14:textId="77777777" w:rsidR="00B12CA3" w:rsidRDefault="00B12CA3" w:rsidP="00DF1791">
      <w:pPr>
        <w:pStyle w:val="ListParagraph"/>
      </w:pPr>
    </w:p>
    <w:p w14:paraId="74B398DE" w14:textId="77777777" w:rsidR="00B12CA3" w:rsidRDefault="00B12CA3" w:rsidP="00DF1791">
      <w:pPr>
        <w:pStyle w:val="ListParagraph"/>
      </w:pPr>
    </w:p>
    <w:p w14:paraId="560F87C5" w14:textId="7BA143D1" w:rsidR="00E016BE" w:rsidRPr="00826962" w:rsidRDefault="00D427F6" w:rsidP="00DF1791">
      <w:pPr>
        <w:pStyle w:val="ListParagraph"/>
      </w:pPr>
      <w:r w:rsidRPr="00826962">
        <w:t>NONMEM paper [-10,</w:t>
      </w:r>
      <w:proofErr w:type="gramStart"/>
      <w:r w:rsidRPr="00826962">
        <w:t>10]=</w:t>
      </w:r>
      <w:proofErr w:type="gramEnd"/>
      <w:r w:rsidRPr="00826962">
        <w:t>Narrow</w:t>
      </w:r>
      <w:r w:rsidRPr="00826962">
        <w:br/>
        <w:t xml:space="preserve">No boundary and </w:t>
      </w:r>
      <w:r w:rsidR="00BA7A24" w:rsidRPr="00826962">
        <w:t>10^-5~10^5</w:t>
      </w:r>
    </w:p>
    <w:p w14:paraId="0308F507" w14:textId="79C3ED97" w:rsidR="00E165F3" w:rsidRPr="00826962" w:rsidRDefault="00DD7378" w:rsidP="00DD7378">
      <w:pPr>
        <w:pStyle w:val="ListParagraph"/>
      </w:pPr>
      <w:r w:rsidRPr="00826962">
        <w:t>3workers-scm; 4 threads rxode2 in local</w:t>
      </w:r>
      <w:r w:rsidRPr="00826962">
        <w:br/>
        <w:t>But 3 workers-</w:t>
      </w:r>
      <w:proofErr w:type="spellStart"/>
      <w:r w:rsidRPr="00826962">
        <w:t>scm</w:t>
      </w:r>
      <w:proofErr w:type="spellEnd"/>
      <w:r w:rsidRPr="00826962">
        <w:t xml:space="preserve"> + 2 </w:t>
      </w:r>
      <w:proofErr w:type="spellStart"/>
      <w:r w:rsidRPr="00826962">
        <w:t>threds</w:t>
      </w:r>
      <w:proofErr w:type="spellEnd"/>
      <w:r w:rsidRPr="00826962">
        <w:t xml:space="preserve"> rxode2 in </w:t>
      </w:r>
      <w:proofErr w:type="spellStart"/>
      <w:r w:rsidRPr="00826962">
        <w:t>hpce</w:t>
      </w:r>
      <w:proofErr w:type="spellEnd"/>
    </w:p>
    <w:p w14:paraId="55FF3466" w14:textId="77777777" w:rsidR="00DD7378" w:rsidRPr="00DD7378" w:rsidRDefault="00DD7378" w:rsidP="00DD7378">
      <w:pPr>
        <w:pStyle w:val="ListParagraph"/>
        <w:rPr>
          <w:b/>
          <w:bCs/>
        </w:rPr>
      </w:pPr>
    </w:p>
    <w:p w14:paraId="6B419856" w14:textId="2BF4A445" w:rsidR="001F7B95" w:rsidRPr="00B87E88" w:rsidRDefault="00580680" w:rsidP="00B87E88">
      <w:pPr>
        <w:rPr>
          <w:b/>
          <w:bCs/>
        </w:rPr>
      </w:pPr>
      <w:r w:rsidRPr="00B87E88">
        <w:rPr>
          <w:b/>
          <w:bCs/>
        </w:rPr>
        <w:t xml:space="preserve">Impact of model parameterization; estimator/optimizer combinations on nlmixr2 fitting and </w:t>
      </w:r>
      <w:proofErr w:type="spellStart"/>
      <w:r w:rsidRPr="00B87E88">
        <w:rPr>
          <w:b/>
          <w:bCs/>
        </w:rPr>
        <w:t>scm</w:t>
      </w:r>
      <w:proofErr w:type="spellEnd"/>
      <w:r w:rsidRPr="00B87E88">
        <w:rPr>
          <w:b/>
          <w:bCs/>
        </w:rPr>
        <w:t xml:space="preserve"> performance </w:t>
      </w:r>
    </w:p>
    <w:p w14:paraId="5B475F1B" w14:textId="77777777" w:rsidR="00580680" w:rsidRDefault="00580680" w:rsidP="00580680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9"/>
        <w:gridCol w:w="2912"/>
        <w:gridCol w:w="2912"/>
      </w:tblGrid>
      <w:tr w:rsidR="005C645E" w14:paraId="7E31D1F0" w14:textId="620911D0" w:rsidTr="003640AB">
        <w:tc>
          <w:tcPr>
            <w:tcW w:w="2859" w:type="dxa"/>
          </w:tcPr>
          <w:p w14:paraId="7390AD5D" w14:textId="77777777" w:rsidR="005C645E" w:rsidRDefault="005C645E" w:rsidP="00580680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912" w:type="dxa"/>
          </w:tcPr>
          <w:p w14:paraId="70AAF79B" w14:textId="77777777" w:rsidR="005C645E" w:rsidRDefault="005C645E" w:rsidP="00580680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912" w:type="dxa"/>
          </w:tcPr>
          <w:p w14:paraId="10FD3BEC" w14:textId="19CD365B" w:rsidR="005C645E" w:rsidRDefault="005C645E" w:rsidP="00580680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5C645E" w14:paraId="2270F75A" w14:textId="3AB175CC" w:rsidTr="003640AB">
        <w:tc>
          <w:tcPr>
            <w:tcW w:w="2859" w:type="dxa"/>
          </w:tcPr>
          <w:p w14:paraId="7C9CBE59" w14:textId="5EF101B3" w:rsidR="005C645E" w:rsidRDefault="005C645E" w:rsidP="005C645E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focei</w:t>
            </w:r>
            <w:proofErr w:type="spellEnd"/>
          </w:p>
        </w:tc>
        <w:tc>
          <w:tcPr>
            <w:tcW w:w="2912" w:type="dxa"/>
          </w:tcPr>
          <w:p w14:paraId="0FF1F991" w14:textId="66D1171D" w:rsidR="005C645E" w:rsidRDefault="005C645E" w:rsidP="005C645E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lincmt</w:t>
            </w:r>
            <w:proofErr w:type="spellEnd"/>
            <w:r>
              <w:rPr>
                <w:b/>
                <w:bCs/>
              </w:rPr>
              <w:t>/ode</w:t>
            </w:r>
          </w:p>
        </w:tc>
        <w:tc>
          <w:tcPr>
            <w:tcW w:w="2912" w:type="dxa"/>
          </w:tcPr>
          <w:p w14:paraId="4500EC0D" w14:textId="18B5C276" w:rsidR="005C645E" w:rsidRDefault="005C645E" w:rsidP="005C645E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Bobyba</w:t>
            </w:r>
            <w:proofErr w:type="spellEnd"/>
            <w:r>
              <w:rPr>
                <w:b/>
                <w:bCs/>
              </w:rPr>
              <w:t>/lbfgsb3c/</w:t>
            </w:r>
            <w:proofErr w:type="spellStart"/>
            <w:r>
              <w:rPr>
                <w:b/>
                <w:bCs/>
              </w:rPr>
              <w:t>nlminb</w:t>
            </w:r>
            <w:proofErr w:type="spellEnd"/>
          </w:p>
        </w:tc>
      </w:tr>
      <w:tr w:rsidR="005C645E" w14:paraId="23D04E00" w14:textId="7104F1E9" w:rsidTr="003640AB">
        <w:tc>
          <w:tcPr>
            <w:tcW w:w="2859" w:type="dxa"/>
          </w:tcPr>
          <w:p w14:paraId="44E41F4A" w14:textId="6F8CCDCE" w:rsidR="005C645E" w:rsidRDefault="005C645E" w:rsidP="005C645E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vae</w:t>
            </w:r>
            <w:proofErr w:type="spellEnd"/>
          </w:p>
        </w:tc>
        <w:tc>
          <w:tcPr>
            <w:tcW w:w="2912" w:type="dxa"/>
          </w:tcPr>
          <w:p w14:paraId="0478B474" w14:textId="4275E4CF" w:rsidR="005C645E" w:rsidRDefault="005C645E" w:rsidP="005C645E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lincmt</w:t>
            </w:r>
            <w:proofErr w:type="spellEnd"/>
            <w:r>
              <w:rPr>
                <w:b/>
                <w:bCs/>
              </w:rPr>
              <w:t>/ode</w:t>
            </w:r>
          </w:p>
        </w:tc>
        <w:tc>
          <w:tcPr>
            <w:tcW w:w="2912" w:type="dxa"/>
          </w:tcPr>
          <w:p w14:paraId="65C16DA8" w14:textId="34E7EF98" w:rsidR="005C645E" w:rsidRDefault="00776AF0" w:rsidP="005C645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5C645E" w14:paraId="23F70733" w14:textId="2F0BDBD2" w:rsidTr="003640AB">
        <w:tc>
          <w:tcPr>
            <w:tcW w:w="2859" w:type="dxa"/>
          </w:tcPr>
          <w:p w14:paraId="3045F543" w14:textId="68950A40" w:rsidR="005C645E" w:rsidRDefault="005C645E" w:rsidP="005C645E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foceif</w:t>
            </w:r>
            <w:proofErr w:type="spellEnd"/>
          </w:p>
        </w:tc>
        <w:tc>
          <w:tcPr>
            <w:tcW w:w="2912" w:type="dxa"/>
          </w:tcPr>
          <w:p w14:paraId="211153FC" w14:textId="2E11E4F8" w:rsidR="005C645E" w:rsidRDefault="003520D1" w:rsidP="005C645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ode</w:t>
            </w:r>
          </w:p>
        </w:tc>
        <w:tc>
          <w:tcPr>
            <w:tcW w:w="2912" w:type="dxa"/>
          </w:tcPr>
          <w:p w14:paraId="74FCD450" w14:textId="61C015CD" w:rsidR="005C645E" w:rsidRDefault="005C645E" w:rsidP="005C645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lbfgsb3c/</w:t>
            </w:r>
            <w:proofErr w:type="spellStart"/>
            <w:r>
              <w:rPr>
                <w:b/>
                <w:bCs/>
              </w:rPr>
              <w:t>nlminb</w:t>
            </w:r>
            <w:proofErr w:type="spellEnd"/>
          </w:p>
        </w:tc>
      </w:tr>
      <w:tr w:rsidR="005C645E" w14:paraId="27635955" w14:textId="153BB672" w:rsidTr="003640AB">
        <w:tc>
          <w:tcPr>
            <w:tcW w:w="2859" w:type="dxa"/>
          </w:tcPr>
          <w:p w14:paraId="6D2001D9" w14:textId="44128F57" w:rsidR="005C645E" w:rsidRDefault="005C645E" w:rsidP="005C645E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ifoceif</w:t>
            </w:r>
            <w:proofErr w:type="spellEnd"/>
          </w:p>
        </w:tc>
        <w:tc>
          <w:tcPr>
            <w:tcW w:w="2912" w:type="dxa"/>
          </w:tcPr>
          <w:p w14:paraId="66F32FE4" w14:textId="2370EE9F" w:rsidR="005C645E" w:rsidRDefault="003520D1" w:rsidP="005C645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ode</w:t>
            </w:r>
          </w:p>
        </w:tc>
        <w:tc>
          <w:tcPr>
            <w:tcW w:w="2912" w:type="dxa"/>
          </w:tcPr>
          <w:p w14:paraId="2ED2EF6F" w14:textId="14825492" w:rsidR="005C645E" w:rsidRDefault="005C645E" w:rsidP="005C645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lbfgsb3c</w:t>
            </w:r>
          </w:p>
        </w:tc>
      </w:tr>
      <w:tr w:rsidR="003520D1" w14:paraId="609E9131" w14:textId="77777777" w:rsidTr="003640AB">
        <w:tc>
          <w:tcPr>
            <w:tcW w:w="2859" w:type="dxa"/>
          </w:tcPr>
          <w:p w14:paraId="2EE6C328" w14:textId="77777777" w:rsidR="003520D1" w:rsidRDefault="003520D1" w:rsidP="005C645E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912" w:type="dxa"/>
          </w:tcPr>
          <w:p w14:paraId="65D9A8B3" w14:textId="77777777" w:rsidR="003520D1" w:rsidRDefault="003520D1" w:rsidP="005C645E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912" w:type="dxa"/>
          </w:tcPr>
          <w:p w14:paraId="6A29CCB1" w14:textId="77777777" w:rsidR="003520D1" w:rsidRDefault="003520D1" w:rsidP="005C645E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14:paraId="692117AD" w14:textId="3674694E" w:rsidR="00A5751C" w:rsidRDefault="00A5751C" w:rsidP="00950211">
      <w:pPr>
        <w:rPr>
          <w:b/>
          <w:bCs/>
        </w:rPr>
      </w:pPr>
    </w:p>
    <w:p w14:paraId="2AF8A8CF" w14:textId="77777777" w:rsidR="00A5751C" w:rsidRDefault="00A5751C">
      <w:pPr>
        <w:rPr>
          <w:b/>
          <w:bCs/>
        </w:rPr>
      </w:pPr>
      <w:r>
        <w:rPr>
          <w:b/>
          <w:bCs/>
        </w:rPr>
        <w:br w:type="page"/>
      </w:r>
    </w:p>
    <w:p w14:paraId="197B9E4B" w14:textId="77777777" w:rsidR="00D6742B" w:rsidRDefault="00D6742B" w:rsidP="00950211">
      <w:pPr>
        <w:rPr>
          <w:b/>
          <w:bCs/>
        </w:rPr>
      </w:pPr>
    </w:p>
    <w:p w14:paraId="68628F02" w14:textId="7910CF62" w:rsidR="00D6742B" w:rsidRDefault="00D6742B" w:rsidP="00950211">
      <w:pPr>
        <w:rPr>
          <w:b/>
          <w:bCs/>
        </w:rPr>
      </w:pPr>
      <w:r>
        <w:rPr>
          <w:b/>
          <w:bCs/>
        </w:rPr>
        <w:t xml:space="preserve">lbfgsb3c </w:t>
      </w:r>
      <w:r w:rsidR="00EA7EEB">
        <w:rPr>
          <w:b/>
          <w:bCs/>
        </w:rPr>
        <w:t>–</w:t>
      </w:r>
      <w:r>
        <w:rPr>
          <w:b/>
          <w:bCs/>
        </w:rPr>
        <w:t xml:space="preserve"> </w:t>
      </w:r>
      <w:r w:rsidR="00EA7EEB">
        <w:rPr>
          <w:b/>
          <w:bCs/>
        </w:rPr>
        <w:t>slow hiker</w:t>
      </w:r>
    </w:p>
    <w:p w14:paraId="6FCCD16D" w14:textId="6DE8A8B1" w:rsidR="004E1C68" w:rsidRDefault="00D6742B" w:rsidP="00950211">
      <w:pPr>
        <w:rPr>
          <w:b/>
          <w:bCs/>
        </w:rPr>
      </w:pPr>
      <w:proofErr w:type="spellStart"/>
      <w:r>
        <w:rPr>
          <w:b/>
          <w:bCs/>
        </w:rPr>
        <w:t>nlminb</w:t>
      </w:r>
      <w:proofErr w:type="spellEnd"/>
      <w:r w:rsidR="00EA7EEB">
        <w:rPr>
          <w:b/>
          <w:bCs/>
        </w:rPr>
        <w:t xml:space="preserve"> – reckless hiker</w:t>
      </w:r>
    </w:p>
    <w:p w14:paraId="78FFF74B" w14:textId="77777777" w:rsidR="00B9669D" w:rsidRDefault="00B9669D" w:rsidP="00B9669D">
      <w:pPr>
        <w:rPr>
          <w:b/>
          <w:bCs/>
        </w:rPr>
      </w:pPr>
      <w:r>
        <w:rPr>
          <w:b/>
          <w:bCs/>
        </w:rPr>
        <w:t xml:space="preserve">For </w:t>
      </w:r>
      <w:proofErr w:type="spellStart"/>
      <w:r>
        <w:rPr>
          <w:b/>
          <w:bCs/>
        </w:rPr>
        <w:t>lincmt</w:t>
      </w:r>
      <w:proofErr w:type="spellEnd"/>
      <w:r>
        <w:rPr>
          <w:b/>
          <w:bCs/>
        </w:rPr>
        <w:t xml:space="preserve">, we don’t use </w:t>
      </w:r>
      <w:proofErr w:type="spellStart"/>
      <w:r>
        <w:rPr>
          <w:b/>
          <w:bCs/>
        </w:rPr>
        <w:t>foceif</w:t>
      </w:r>
      <w:proofErr w:type="spellEnd"/>
      <w:r>
        <w:rPr>
          <w:b/>
          <w:bCs/>
        </w:rPr>
        <w:t xml:space="preserve"> or </w:t>
      </w:r>
      <w:proofErr w:type="spellStart"/>
      <w:r>
        <w:rPr>
          <w:b/>
          <w:bCs/>
        </w:rPr>
        <w:t>ifoceif</w:t>
      </w:r>
      <w:proofErr w:type="spellEnd"/>
      <w:r>
        <w:rPr>
          <w:b/>
          <w:bCs/>
        </w:rPr>
        <w:t xml:space="preserve"> because the analytical gradient </w:t>
      </w:r>
      <w:proofErr w:type="gramStart"/>
      <w:r>
        <w:rPr>
          <w:b/>
          <w:bCs/>
        </w:rPr>
        <w:t>are</w:t>
      </w:r>
      <w:proofErr w:type="gramEnd"/>
      <w:r>
        <w:rPr>
          <w:b/>
          <w:bCs/>
        </w:rPr>
        <w:t xml:space="preserve"> turned off anyway, degrading to finite difference. </w:t>
      </w:r>
    </w:p>
    <w:p w14:paraId="31D2E8BA" w14:textId="77777777" w:rsidR="00121820" w:rsidRDefault="00121820" w:rsidP="00B9669D">
      <w:pPr>
        <w:rPr>
          <w:b/>
          <w:bCs/>
        </w:rPr>
      </w:pPr>
    </w:p>
    <w:p w14:paraId="6F71A5FD" w14:textId="43DA3F2B" w:rsidR="00121820" w:rsidRDefault="004725AE" w:rsidP="00B9669D">
      <w:pPr>
        <w:rPr>
          <w:b/>
          <w:bCs/>
        </w:rPr>
      </w:pPr>
      <w:r w:rsidRPr="004725AE">
        <w:rPr>
          <w:b/>
          <w:bCs/>
        </w:rPr>
        <w:t xml:space="preserve">t #2 (warm-start A/B on </w:t>
      </w:r>
      <w:proofErr w:type="spellStart"/>
      <w:r w:rsidRPr="004725AE">
        <w:rPr>
          <w:b/>
          <w:bCs/>
        </w:rPr>
        <w:t>focei_nlminb</w:t>
      </w:r>
      <w:proofErr w:type="spellEnd"/>
      <w:r w:rsidRPr="004725AE">
        <w:rPr>
          <w:b/>
          <w:bCs/>
        </w:rPr>
        <w:t>, the cell where the stall mechanism is real), or first do #1 (</w:t>
      </w:r>
      <w:proofErr w:type="spellStart"/>
      <w:r w:rsidRPr="004725AE">
        <w:rPr>
          <w:b/>
          <w:bCs/>
        </w:rPr>
        <w:t>irlsfoceif</w:t>
      </w:r>
      <w:proofErr w:type="spellEnd"/>
      <w:r w:rsidRPr="004725AE">
        <w:rPr>
          <w:b/>
          <w:bCs/>
        </w:rPr>
        <w:t xml:space="preserve"> on ODE) to confirm the analytic gradient removes the BMI blowup</w:t>
      </w:r>
    </w:p>
    <w:p w14:paraId="0DD92A78" w14:textId="77777777" w:rsidR="00121820" w:rsidRDefault="00121820" w:rsidP="00B9669D">
      <w:pPr>
        <w:rPr>
          <w:b/>
          <w:bCs/>
        </w:rPr>
      </w:pPr>
    </w:p>
    <w:p w14:paraId="3AC578B5" w14:textId="4532BFC4" w:rsidR="004E1C68" w:rsidRDefault="004E1C68" w:rsidP="00950211">
      <w:pPr>
        <w:rPr>
          <w:b/>
          <w:bCs/>
        </w:rPr>
      </w:pPr>
      <w:r>
        <w:rPr>
          <w:b/>
          <w:bCs/>
        </w:rPr>
        <w:t xml:space="preserve">Brent </w:t>
      </w:r>
      <w:proofErr w:type="gramStart"/>
      <w:r>
        <w:rPr>
          <w:b/>
          <w:bCs/>
        </w:rPr>
        <w:t>warm-start</w:t>
      </w:r>
      <w:proofErr w:type="gramEnd"/>
      <w:r>
        <w:rPr>
          <w:b/>
          <w:bCs/>
        </w:rPr>
        <w:t xml:space="preserve"> doesn’t work for </w:t>
      </w:r>
      <w:proofErr w:type="spellStart"/>
      <w:r>
        <w:rPr>
          <w:b/>
          <w:bCs/>
        </w:rPr>
        <w:t>lincmt</w:t>
      </w:r>
      <w:proofErr w:type="spellEnd"/>
      <w:r>
        <w:rPr>
          <w:b/>
          <w:bCs/>
        </w:rPr>
        <w:t xml:space="preserve"> + </w:t>
      </w:r>
      <w:proofErr w:type="spellStart"/>
      <w:r w:rsidRPr="004E1C68">
        <w:rPr>
          <w:b/>
          <w:bCs/>
        </w:rPr>
        <w:t>ifocei</w:t>
      </w:r>
      <w:r>
        <w:rPr>
          <w:b/>
          <w:bCs/>
        </w:rPr>
        <w:t>f</w:t>
      </w:r>
      <w:proofErr w:type="spellEnd"/>
      <w:r>
        <w:rPr>
          <w:b/>
          <w:bCs/>
        </w:rPr>
        <w:t xml:space="preserve">+ </w:t>
      </w:r>
      <w:r w:rsidRPr="004E1C68">
        <w:rPr>
          <w:b/>
          <w:bCs/>
        </w:rPr>
        <w:t>lbfgsb3c</w:t>
      </w:r>
      <w:r w:rsidR="006627EC">
        <w:rPr>
          <w:b/>
          <w:bCs/>
        </w:rPr>
        <w:t xml:space="preserve"> [overshoot </w:t>
      </w:r>
      <w:proofErr w:type="gramStart"/>
      <w:r w:rsidR="006627EC">
        <w:rPr>
          <w:b/>
          <w:bCs/>
        </w:rPr>
        <w:t>in to</w:t>
      </w:r>
      <w:proofErr w:type="gramEnd"/>
      <w:r w:rsidR="006627EC">
        <w:rPr>
          <w:b/>
          <w:bCs/>
        </w:rPr>
        <w:t xml:space="preserve"> a basin]</w:t>
      </w:r>
    </w:p>
    <w:p w14:paraId="6FAD5229" w14:textId="659D243B" w:rsidR="00F53300" w:rsidRDefault="00F53300" w:rsidP="00950211">
      <w:pPr>
        <w:rPr>
          <w:b/>
          <w:bCs/>
        </w:rPr>
      </w:pPr>
      <w:r>
        <w:rPr>
          <w:b/>
          <w:bCs/>
        </w:rPr>
        <w:t xml:space="preserve">Try this for </w:t>
      </w:r>
      <w:proofErr w:type="spellStart"/>
      <w:r>
        <w:rPr>
          <w:b/>
          <w:bCs/>
        </w:rPr>
        <w:t>focei+</w:t>
      </w:r>
      <w:proofErr w:type="gramStart"/>
      <w:r>
        <w:rPr>
          <w:b/>
          <w:bCs/>
        </w:rPr>
        <w:t>nlminb</w:t>
      </w:r>
      <w:proofErr w:type="spellEnd"/>
      <w:r>
        <w:rPr>
          <w:b/>
          <w:bCs/>
        </w:rPr>
        <w:t>;  Try</w:t>
      </w:r>
      <w:proofErr w:type="gramEnd"/>
      <w:r>
        <w:rPr>
          <w:b/>
          <w:bCs/>
        </w:rPr>
        <w:t xml:space="preserve"> ode for these analytical gradient-based method.</w:t>
      </w:r>
    </w:p>
    <w:p w14:paraId="3DBAA08B" w14:textId="3A3C554A" w:rsidR="00B9669D" w:rsidRDefault="00121820" w:rsidP="00950211">
      <w:pPr>
        <w:rPr>
          <w:b/>
          <w:bCs/>
        </w:rPr>
      </w:pPr>
      <w:r w:rsidRPr="00121820">
        <w:rPr>
          <w:b/>
          <w:bCs/>
          <w:noProof/>
        </w:rPr>
        <w:lastRenderedPageBreak/>
        <w:drawing>
          <wp:inline distT="0" distB="0" distL="0" distR="0" wp14:anchorId="37A0C416" wp14:editId="709C0944">
            <wp:extent cx="4453759" cy="3774751"/>
            <wp:effectExtent l="0" t="0" r="4445" b="0"/>
            <wp:docPr id="9931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4978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58462" cy="377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D508" w14:textId="77777777" w:rsidR="00793A43" w:rsidRDefault="00793A43" w:rsidP="00FD1F7D">
      <w:pPr>
        <w:pStyle w:val="Heading1"/>
      </w:pPr>
    </w:p>
    <w:p w14:paraId="2AE9703E" w14:textId="77777777" w:rsidR="00FB0CCF" w:rsidRPr="00FB0CCF" w:rsidRDefault="00FB0CCF" w:rsidP="00FB0CCF"/>
    <w:p w14:paraId="7BA245E7" w14:textId="0C99528B" w:rsidR="0040550F" w:rsidRPr="00950211" w:rsidRDefault="00793A43" w:rsidP="00FD1F7D">
      <w:pPr>
        <w:pStyle w:val="Heading1"/>
      </w:pPr>
      <w:r w:rsidRPr="00793A43">
        <w:rPr>
          <w:noProof/>
        </w:rPr>
        <w:lastRenderedPageBreak/>
        <w:drawing>
          <wp:inline distT="0" distB="0" distL="0" distR="0" wp14:anchorId="710067A0" wp14:editId="379449C1">
            <wp:extent cx="5944430" cy="3896269"/>
            <wp:effectExtent l="0" t="0" r="0" b="9525"/>
            <wp:docPr id="164976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6572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6A0">
        <w:t xml:space="preserve">Notes- </w:t>
      </w:r>
      <w:r w:rsidR="00FD1F7D">
        <w:t>VAE</w:t>
      </w:r>
      <w:r w:rsidR="00FD1F7D">
        <w:br/>
      </w:r>
      <w:r w:rsidR="00FD1F7D" w:rsidRPr="00FD1F7D">
        <w:rPr>
          <w:noProof/>
        </w:rPr>
        <w:lastRenderedPageBreak/>
        <w:drawing>
          <wp:inline distT="0" distB="0" distL="0" distR="0" wp14:anchorId="1058BE78" wp14:editId="74DE9A75">
            <wp:extent cx="5943600" cy="4167505"/>
            <wp:effectExtent l="0" t="0" r="0" b="4445"/>
            <wp:docPr id="29996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6229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F32">
        <w:br/>
      </w:r>
      <w:r w:rsidR="00392F32" w:rsidRPr="00392F32">
        <w:rPr>
          <w:noProof/>
        </w:rPr>
        <w:drawing>
          <wp:inline distT="0" distB="0" distL="0" distR="0" wp14:anchorId="06DF9A1D" wp14:editId="72C8088A">
            <wp:extent cx="5943600" cy="855980"/>
            <wp:effectExtent l="0" t="0" r="0" b="1270"/>
            <wp:docPr id="59604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4362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D66">
        <w:br/>
      </w:r>
      <w:r w:rsidR="00992D66" w:rsidRPr="00992D66">
        <w:rPr>
          <w:noProof/>
        </w:rPr>
        <w:lastRenderedPageBreak/>
        <w:drawing>
          <wp:inline distT="0" distB="0" distL="0" distR="0" wp14:anchorId="3EC9225B" wp14:editId="08B55B6B">
            <wp:extent cx="5943600" cy="3230245"/>
            <wp:effectExtent l="0" t="0" r="0" b="8255"/>
            <wp:docPr id="8638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322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677B" w14:textId="1C9F07C3" w:rsidR="00950211" w:rsidRPr="002322CD" w:rsidRDefault="002322CD" w:rsidP="00BD776D">
      <w:r w:rsidRPr="002322CD">
        <w:t xml:space="preserve">it found 24,000 </w:t>
      </w:r>
      <w:proofErr w:type="spellStart"/>
      <w:r w:rsidRPr="002322CD">
        <w:t>res_ds</w:t>
      </w:r>
      <w:proofErr w:type="spellEnd"/>
      <w:r w:rsidRPr="002322CD">
        <w:t>*.</w:t>
      </w:r>
      <w:proofErr w:type="spellStart"/>
      <w:r w:rsidRPr="002322CD">
        <w:t>rds</w:t>
      </w:r>
      <w:proofErr w:type="spellEnd"/>
      <w:r w:rsidRPr="002322CD">
        <w:t xml:space="preserve"> files (96 cells × ~250 datasets).</w:t>
      </w:r>
      <w:r w:rsidR="00410ED1">
        <w:br/>
      </w:r>
    </w:p>
    <w:p w14:paraId="69760D37" w14:textId="7FB07D86" w:rsidR="002943E5" w:rsidRPr="002943E5" w:rsidRDefault="00E81BEB" w:rsidP="002943E5">
      <w:pPr>
        <w:pStyle w:val="ListParagraph"/>
        <w:rPr>
          <w:b/>
          <w:bCs/>
        </w:rPr>
      </w:pPr>
      <w:r>
        <w:rPr>
          <w:b/>
          <w:bCs/>
        </w:rPr>
        <w:t xml:space="preserve">fix all the </w:t>
      </w:r>
      <w:r w:rsidR="008801F8">
        <w:rPr>
          <w:b/>
          <w:bCs/>
        </w:rPr>
        <w:t>eats</w:t>
      </w:r>
      <w:r>
        <w:rPr>
          <w:b/>
          <w:bCs/>
        </w:rPr>
        <w:t xml:space="preserve"> to zero- </w:t>
      </w:r>
      <w:r w:rsidR="00942101">
        <w:rPr>
          <w:b/>
          <w:bCs/>
        </w:rPr>
        <w:t xml:space="preserve"> </w:t>
      </w:r>
      <w:r w:rsidR="00942101">
        <w:rPr>
          <w:b/>
          <w:bCs/>
        </w:rPr>
        <w:br/>
      </w:r>
      <w:proofErr w:type="spellStart"/>
      <w:r w:rsidR="00942101">
        <w:rPr>
          <w:b/>
          <w:bCs/>
        </w:rPr>
        <w:t>optim</w:t>
      </w:r>
      <w:proofErr w:type="spellEnd"/>
      <w:r w:rsidR="00942101">
        <w:rPr>
          <w:b/>
          <w:bCs/>
        </w:rPr>
        <w:t xml:space="preserve"> as the </w:t>
      </w:r>
      <w:proofErr w:type="spellStart"/>
      <w:r w:rsidR="00942101">
        <w:rPr>
          <w:b/>
          <w:bCs/>
        </w:rPr>
        <w:t>optimation</w:t>
      </w:r>
      <w:proofErr w:type="spellEnd"/>
      <w:r w:rsidR="00942101">
        <w:rPr>
          <w:b/>
          <w:bCs/>
        </w:rPr>
        <w:t xml:space="preserve"> method </w:t>
      </w:r>
      <w:r w:rsidR="002943E5">
        <w:rPr>
          <w:b/>
          <w:bCs/>
        </w:rPr>
        <w:br/>
      </w:r>
      <w:r w:rsidR="002943E5">
        <w:rPr>
          <w:b/>
          <w:bCs/>
        </w:rPr>
        <w:br/>
      </w:r>
      <w:r w:rsidR="002943E5" w:rsidRPr="002943E5">
        <w:rPr>
          <w:b/>
          <w:bCs/>
        </w:rPr>
        <w:t xml:space="preserve">Fix all the </w:t>
      </w:r>
      <w:proofErr w:type="gramStart"/>
      <w:r w:rsidR="002943E5" w:rsidRPr="002943E5">
        <w:rPr>
          <w:b/>
          <w:bCs/>
        </w:rPr>
        <w:t>etas</w:t>
      </w:r>
      <w:proofErr w:type="gramEnd"/>
      <w:r w:rsidR="002943E5" w:rsidRPr="002943E5">
        <w:rPr>
          <w:b/>
          <w:bCs/>
        </w:rPr>
        <w:t xml:space="preserve"> to zero</w:t>
      </w:r>
    </w:p>
    <w:p w14:paraId="70E5DB75" w14:textId="77777777" w:rsidR="002943E5" w:rsidRPr="002943E5" w:rsidRDefault="002943E5" w:rsidP="002943E5">
      <w:pPr>
        <w:pStyle w:val="ListParagraph"/>
        <w:rPr>
          <w:b/>
          <w:bCs/>
        </w:rPr>
      </w:pPr>
      <w:r w:rsidRPr="002943E5">
        <w:rPr>
          <w:b/>
          <w:bCs/>
        </w:rPr>
        <w:t xml:space="preserve">Fix all the </w:t>
      </w:r>
      <w:proofErr w:type="spellStart"/>
      <w:r w:rsidRPr="002943E5">
        <w:rPr>
          <w:b/>
          <w:bCs/>
        </w:rPr>
        <w:t>theas</w:t>
      </w:r>
      <w:proofErr w:type="spellEnd"/>
      <w:r w:rsidRPr="002943E5">
        <w:rPr>
          <w:b/>
          <w:bCs/>
        </w:rPr>
        <w:t xml:space="preserve"> to the right value</w:t>
      </w:r>
    </w:p>
    <w:p w14:paraId="30DC362A" w14:textId="3D210799" w:rsidR="002454C9" w:rsidRDefault="002943E5" w:rsidP="002943E5">
      <w:pPr>
        <w:pStyle w:val="ListParagraph"/>
        <w:rPr>
          <w:b/>
          <w:bCs/>
        </w:rPr>
      </w:pPr>
      <w:r w:rsidRPr="002943E5">
        <w:rPr>
          <w:b/>
          <w:bCs/>
        </w:rPr>
        <w:t>Do a "cheap" brent method for that parameter</w:t>
      </w:r>
    </w:p>
    <w:p w14:paraId="0544E9C9" w14:textId="77777777" w:rsidR="00955797" w:rsidRDefault="00955797" w:rsidP="002943E5">
      <w:pPr>
        <w:pStyle w:val="ListParagraph"/>
        <w:rPr>
          <w:b/>
          <w:bCs/>
        </w:rPr>
      </w:pPr>
    </w:p>
    <w:p w14:paraId="1A815BF1" w14:textId="33DB116A" w:rsidR="00BD734C" w:rsidRDefault="00BD734C" w:rsidP="002943E5">
      <w:pPr>
        <w:pStyle w:val="ListParagraph"/>
        <w:rPr>
          <w:b/>
          <w:bCs/>
        </w:rPr>
      </w:pPr>
      <w:r w:rsidRPr="00BD734C">
        <w:rPr>
          <w:b/>
          <w:bCs/>
          <w:noProof/>
        </w:rPr>
        <w:lastRenderedPageBreak/>
        <w:drawing>
          <wp:inline distT="0" distB="0" distL="0" distR="0" wp14:anchorId="7637E3A6" wp14:editId="1A371BEB">
            <wp:extent cx="5943600" cy="2471420"/>
            <wp:effectExtent l="0" t="0" r="0" b="5080"/>
            <wp:docPr id="203435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5477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DB17" w14:textId="101A64B0" w:rsidR="008C2F0D" w:rsidRDefault="008C2F0D" w:rsidP="002943E5">
      <w:pPr>
        <w:pStyle w:val="ListParagraph"/>
        <w:rPr>
          <w:b/>
          <w:bCs/>
        </w:rPr>
      </w:pPr>
      <w:proofErr w:type="spellStart"/>
      <w:r w:rsidRPr="008C2F0D">
        <w:rPr>
          <w:b/>
          <w:bCs/>
        </w:rPr>
        <w:t>one.cmt</w:t>
      </w:r>
      <w:proofErr w:type="spellEnd"/>
      <w:r w:rsidRPr="008C2F0D">
        <w:rPr>
          <w:b/>
          <w:bCs/>
        </w:rPr>
        <w:t xml:space="preserve"> |&gt; </w:t>
      </w:r>
      <w:proofErr w:type="spellStart"/>
      <w:r w:rsidRPr="008C2F0D">
        <w:rPr>
          <w:b/>
          <w:bCs/>
        </w:rPr>
        <w:t>zeroRe</w:t>
      </w:r>
      <w:proofErr w:type="spellEnd"/>
      <w:r w:rsidRPr="008C2F0D">
        <w:rPr>
          <w:b/>
          <w:bCs/>
        </w:rPr>
        <w:t xml:space="preserve">(which="omega") |&gt; </w:t>
      </w:r>
      <w:proofErr w:type="spellStart"/>
      <w:proofErr w:type="gramStart"/>
      <w:r w:rsidRPr="008C2F0D">
        <w:rPr>
          <w:b/>
          <w:bCs/>
        </w:rPr>
        <w:t>ini</w:t>
      </w:r>
      <w:proofErr w:type="spellEnd"/>
      <w:r w:rsidRPr="008C2F0D">
        <w:rPr>
          <w:b/>
          <w:bCs/>
        </w:rPr>
        <w:t>(</w:t>
      </w:r>
      <w:proofErr w:type="spellStart"/>
      <w:proofErr w:type="gramEnd"/>
      <w:r w:rsidRPr="008C2F0D">
        <w:rPr>
          <w:b/>
          <w:bCs/>
        </w:rPr>
        <w:t>tka</w:t>
      </w:r>
      <w:proofErr w:type="spellEnd"/>
      <w:r w:rsidRPr="008C2F0D">
        <w:rPr>
          <w:b/>
          <w:bCs/>
        </w:rPr>
        <w:t xml:space="preserve">=fix, </w:t>
      </w:r>
      <w:proofErr w:type="spellStart"/>
      <w:r w:rsidRPr="008C2F0D">
        <w:rPr>
          <w:b/>
          <w:bCs/>
        </w:rPr>
        <w:t>tcl</w:t>
      </w:r>
      <w:proofErr w:type="spellEnd"/>
      <w:r w:rsidRPr="008C2F0D">
        <w:rPr>
          <w:b/>
          <w:bCs/>
        </w:rPr>
        <w:t>=fix, add.sd=fix, tv=</w:t>
      </w:r>
      <w:proofErr w:type="gramStart"/>
      <w:r w:rsidRPr="008C2F0D">
        <w:rPr>
          <w:b/>
          <w:bCs/>
        </w:rPr>
        <w:t>c(</w:t>
      </w:r>
      <w:proofErr w:type="gramEnd"/>
      <w:r w:rsidRPr="008C2F0D">
        <w:rPr>
          <w:b/>
          <w:bCs/>
        </w:rPr>
        <w:t>-5, 2, 5)) |&gt; nlmixr2(</w:t>
      </w:r>
      <w:proofErr w:type="spellStart"/>
      <w:r w:rsidRPr="008C2F0D">
        <w:rPr>
          <w:b/>
          <w:bCs/>
        </w:rPr>
        <w:t>theo_sd</w:t>
      </w:r>
      <w:proofErr w:type="spellEnd"/>
      <w:r w:rsidRPr="008C2F0D">
        <w:rPr>
          <w:b/>
          <w:bCs/>
        </w:rPr>
        <w:t>, est="</w:t>
      </w:r>
      <w:proofErr w:type="spellStart"/>
      <w:r w:rsidRPr="008C2F0D">
        <w:rPr>
          <w:b/>
          <w:bCs/>
        </w:rPr>
        <w:t>optim</w:t>
      </w:r>
      <w:proofErr w:type="spellEnd"/>
      <w:r w:rsidRPr="008C2F0D">
        <w:rPr>
          <w:b/>
          <w:bCs/>
        </w:rPr>
        <w:t xml:space="preserve">", </w:t>
      </w:r>
      <w:proofErr w:type="spellStart"/>
      <w:proofErr w:type="gramStart"/>
      <w:r w:rsidRPr="008C2F0D">
        <w:rPr>
          <w:b/>
          <w:bCs/>
        </w:rPr>
        <w:t>optimControl</w:t>
      </w:r>
      <w:proofErr w:type="spellEnd"/>
      <w:r w:rsidRPr="008C2F0D">
        <w:rPr>
          <w:b/>
          <w:bCs/>
        </w:rPr>
        <w:t>(</w:t>
      </w:r>
      <w:proofErr w:type="gramEnd"/>
      <w:r w:rsidRPr="008C2F0D">
        <w:rPr>
          <w:b/>
          <w:bCs/>
        </w:rPr>
        <w:t xml:space="preserve">method="Brent", </w:t>
      </w:r>
      <w:proofErr w:type="spellStart"/>
      <w:r w:rsidRPr="008C2F0D">
        <w:rPr>
          <w:b/>
          <w:bCs/>
        </w:rPr>
        <w:t>calcTable</w:t>
      </w:r>
      <w:proofErr w:type="spellEnd"/>
      <w:r w:rsidRPr="008C2F0D">
        <w:rPr>
          <w:b/>
          <w:bCs/>
        </w:rPr>
        <w:t xml:space="preserve">=FALSE, </w:t>
      </w:r>
      <w:proofErr w:type="spellStart"/>
      <w:r w:rsidRPr="008C2F0D">
        <w:rPr>
          <w:b/>
          <w:bCs/>
        </w:rPr>
        <w:t>covMethod</w:t>
      </w:r>
      <w:proofErr w:type="spellEnd"/>
      <w:r w:rsidRPr="008C2F0D">
        <w:rPr>
          <w:b/>
          <w:bCs/>
        </w:rPr>
        <w:t>="</w:t>
      </w:r>
      <w:proofErr w:type="spellStart"/>
      <w:r w:rsidRPr="008C2F0D">
        <w:rPr>
          <w:b/>
          <w:bCs/>
        </w:rPr>
        <w:t>optim</w:t>
      </w:r>
      <w:proofErr w:type="spellEnd"/>
      <w:r w:rsidRPr="008C2F0D">
        <w:rPr>
          <w:b/>
          <w:bCs/>
        </w:rPr>
        <w:t>"))</w:t>
      </w:r>
    </w:p>
    <w:p w14:paraId="41654C1B" w14:textId="77777777" w:rsidR="00E87956" w:rsidRDefault="00E87956" w:rsidP="002943E5">
      <w:pPr>
        <w:pStyle w:val="ListParagraph"/>
        <w:rPr>
          <w:b/>
          <w:bCs/>
        </w:rPr>
      </w:pPr>
    </w:p>
    <w:p w14:paraId="45732B6E" w14:textId="66202EF0" w:rsidR="00E87956" w:rsidRDefault="00E87956" w:rsidP="002943E5">
      <w:pPr>
        <w:pStyle w:val="ListParagraph"/>
        <w:rPr>
          <w:b/>
          <w:bCs/>
        </w:rPr>
      </w:pPr>
      <w:r w:rsidRPr="00E87956">
        <w:rPr>
          <w:b/>
          <w:bCs/>
          <w:noProof/>
        </w:rPr>
        <w:drawing>
          <wp:inline distT="0" distB="0" distL="0" distR="0" wp14:anchorId="7BB58C91" wp14:editId="1D2ADB74">
            <wp:extent cx="5943600" cy="2247900"/>
            <wp:effectExtent l="0" t="0" r="0" b="0"/>
            <wp:docPr id="134853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3513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A22C" w14:textId="77777777" w:rsidR="00E87956" w:rsidRDefault="00E87956" w:rsidP="002943E5">
      <w:pPr>
        <w:pStyle w:val="ListParagraph"/>
        <w:rPr>
          <w:b/>
          <w:bCs/>
        </w:rPr>
      </w:pPr>
    </w:p>
    <w:p w14:paraId="3437E002" w14:textId="54B89960" w:rsidR="00E87956" w:rsidRDefault="00E87956" w:rsidP="002943E5">
      <w:pPr>
        <w:pStyle w:val="ListParagraph"/>
        <w:rPr>
          <w:b/>
          <w:bCs/>
        </w:rPr>
      </w:pPr>
      <w:r w:rsidRPr="00E87956">
        <w:rPr>
          <w:b/>
          <w:bCs/>
          <w:noProof/>
        </w:rPr>
        <w:lastRenderedPageBreak/>
        <w:drawing>
          <wp:inline distT="0" distB="0" distL="0" distR="0" wp14:anchorId="48E0D396" wp14:editId="5F6BDBDD">
            <wp:extent cx="5943600" cy="2247900"/>
            <wp:effectExtent l="0" t="0" r="0" b="0"/>
            <wp:docPr id="196144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4293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EA3D" w14:textId="77777777" w:rsidR="005A6CD6" w:rsidRDefault="005A6CD6" w:rsidP="002943E5">
      <w:pPr>
        <w:pStyle w:val="ListParagraph"/>
        <w:rPr>
          <w:b/>
          <w:bCs/>
        </w:rPr>
      </w:pPr>
    </w:p>
    <w:p w14:paraId="723B4261" w14:textId="77777777" w:rsidR="00AE797C" w:rsidRPr="00AE797C" w:rsidRDefault="005A6CD6" w:rsidP="00AE797C">
      <w:pPr>
        <w:pStyle w:val="ListParagraph"/>
        <w:rPr>
          <w:b/>
          <w:bCs/>
        </w:rPr>
      </w:pPr>
      <w:r>
        <w:rPr>
          <w:b/>
          <w:bCs/>
        </w:rPr>
        <w:t>Cheap 1-D method- brent</w:t>
      </w:r>
      <w:r>
        <w:rPr>
          <w:b/>
          <w:bCs/>
        </w:rPr>
        <w:br/>
      </w:r>
      <w:r w:rsidRPr="005A6CD6">
        <w:rPr>
          <w:b/>
          <w:bCs/>
        </w:rPr>
        <w:t>Brent's method (named after Richard Brent, who published it in the 1970s) is an algorithm for finding the best value of a function of a single variable within a known range — for example, "somewhere between −5 and +5, which value of θ fits best?"</w:t>
      </w:r>
      <w:r w:rsidR="00AE797C">
        <w:rPr>
          <w:b/>
          <w:bCs/>
        </w:rPr>
        <w:br/>
      </w:r>
      <w:r w:rsidR="00AE797C">
        <w:rPr>
          <w:b/>
          <w:bCs/>
        </w:rPr>
        <w:br/>
      </w:r>
      <w:r w:rsidR="00AE797C" w:rsidRPr="00AE797C">
        <w:rPr>
          <w:b/>
          <w:bCs/>
        </w:rPr>
        <w:t>The process, step by step</w:t>
      </w:r>
    </w:p>
    <w:p w14:paraId="666E76B3" w14:textId="77777777" w:rsidR="00AE797C" w:rsidRPr="00AE797C" w:rsidRDefault="00AE797C" w:rsidP="00AE797C">
      <w:pPr>
        <w:pStyle w:val="ListParagraph"/>
        <w:rPr>
          <w:b/>
          <w:bCs/>
        </w:rPr>
      </w:pPr>
      <w:r w:rsidRPr="00AE797C">
        <w:rPr>
          <w:b/>
          <w:bCs/>
        </w:rPr>
        <w:t xml:space="preserve">Imagine the full model has many dials: structural parameters (clearance, volume, absorption rate), the </w:t>
      </w:r>
      <w:proofErr w:type="gramStart"/>
      <w:r w:rsidRPr="00AE797C">
        <w:rPr>
          <w:b/>
          <w:bCs/>
        </w:rPr>
        <w:t>random-effect</w:t>
      </w:r>
      <w:proofErr w:type="gramEnd"/>
      <w:r w:rsidRPr="00AE797C">
        <w:rPr>
          <w:b/>
          <w:bCs/>
        </w:rPr>
        <w:t xml:space="preserve"> spread (how much patients differ from each other), and the one new covariate dial we're testing.</w:t>
      </w:r>
    </w:p>
    <w:p w14:paraId="36CCADC9" w14:textId="77777777" w:rsidR="00AE797C" w:rsidRPr="00AE797C" w:rsidRDefault="00AE797C" w:rsidP="00AE797C">
      <w:pPr>
        <w:pStyle w:val="ListParagraph"/>
        <w:rPr>
          <w:b/>
          <w:bCs/>
        </w:rPr>
      </w:pPr>
    </w:p>
    <w:p w14:paraId="6533BC0D" w14:textId="77777777" w:rsidR="00AE797C" w:rsidRPr="00AE797C" w:rsidRDefault="00AE797C" w:rsidP="00AE797C">
      <w:pPr>
        <w:pStyle w:val="ListParagraph"/>
        <w:rPr>
          <w:b/>
          <w:bCs/>
        </w:rPr>
      </w:pPr>
      <w:r w:rsidRPr="00AE797C">
        <w:rPr>
          <w:b/>
          <w:bCs/>
        </w:rPr>
        <w:t>Fix all the structural dials at the values the base model already found. We're confident about those — don't touch them.</w:t>
      </w:r>
    </w:p>
    <w:p w14:paraId="0CC23C3B" w14:textId="77777777" w:rsidR="00AE797C" w:rsidRPr="00AE797C" w:rsidRDefault="00AE797C" w:rsidP="00AE797C">
      <w:pPr>
        <w:pStyle w:val="ListParagraph"/>
        <w:rPr>
          <w:b/>
          <w:bCs/>
        </w:rPr>
      </w:pPr>
      <w:r w:rsidRPr="00AE797C">
        <w:rPr>
          <w:b/>
          <w:bCs/>
        </w:rPr>
        <w:t xml:space="preserve">Set all the random-effect dials to zero and lock them (that's the </w:t>
      </w:r>
      <w:proofErr w:type="spellStart"/>
      <w:r w:rsidRPr="00AE797C">
        <w:rPr>
          <w:b/>
          <w:bCs/>
        </w:rPr>
        <w:t>zeroRe</w:t>
      </w:r>
      <w:proofErr w:type="spellEnd"/>
      <w:r w:rsidRPr="00AE797C">
        <w:rPr>
          <w:b/>
          <w:bCs/>
        </w:rPr>
        <w:t xml:space="preserve"> in your manager's </w:t>
      </w:r>
      <w:proofErr w:type="gramStart"/>
      <w:r w:rsidRPr="00AE797C">
        <w:rPr>
          <w:b/>
          <w:bCs/>
        </w:rPr>
        <w:t>code — "</w:t>
      </w:r>
      <w:proofErr w:type="gramEnd"/>
      <w:r w:rsidRPr="00AE797C">
        <w:rPr>
          <w:b/>
          <w:bCs/>
        </w:rPr>
        <w:t>zero the random effects"). This turns the messy population model into a simple, fast, single-subject-style calculation.</w:t>
      </w:r>
    </w:p>
    <w:p w14:paraId="128D606E" w14:textId="77777777" w:rsidR="00AE797C" w:rsidRPr="00AE797C" w:rsidRDefault="00AE797C" w:rsidP="00AE797C">
      <w:pPr>
        <w:pStyle w:val="ListParagraph"/>
        <w:rPr>
          <w:b/>
          <w:bCs/>
        </w:rPr>
      </w:pPr>
      <w:r w:rsidRPr="00AE797C">
        <w:rPr>
          <w:b/>
          <w:bCs/>
        </w:rPr>
        <w:t xml:space="preserve">Leave exactly one dial free: the new covariate θ. Now the problem is trivial — we're </w:t>
      </w:r>
      <w:proofErr w:type="gramStart"/>
      <w:r w:rsidRPr="00AE797C">
        <w:rPr>
          <w:b/>
          <w:bCs/>
        </w:rPr>
        <w:t>tuning</w:t>
      </w:r>
      <w:proofErr w:type="gramEnd"/>
      <w:r w:rsidRPr="00AE797C">
        <w:rPr>
          <w:b/>
          <w:bCs/>
        </w:rPr>
        <w:t xml:space="preserve"> a single knob and watching one number (the fit quality) go up or down.</w:t>
      </w:r>
    </w:p>
    <w:p w14:paraId="54B909E4" w14:textId="77777777" w:rsidR="00AE797C" w:rsidRPr="00AE797C" w:rsidRDefault="00AE797C" w:rsidP="00AE797C">
      <w:pPr>
        <w:pStyle w:val="ListParagraph"/>
        <w:rPr>
          <w:b/>
          <w:bCs/>
        </w:rPr>
      </w:pPr>
      <w:r w:rsidRPr="00AE797C">
        <w:rPr>
          <w:b/>
          <w:bCs/>
        </w:rPr>
        <w:t>Turn that one knob to its best position using a cheap 1-D search (this is where "Brent" comes in — see below).</w:t>
      </w:r>
    </w:p>
    <w:p w14:paraId="59BD56EE" w14:textId="77777777" w:rsidR="00AE797C" w:rsidRPr="00AE797C" w:rsidRDefault="00AE797C" w:rsidP="00AE797C">
      <w:pPr>
        <w:pStyle w:val="ListParagraph"/>
        <w:rPr>
          <w:b/>
          <w:bCs/>
        </w:rPr>
      </w:pPr>
      <w:r w:rsidRPr="00AE797C">
        <w:rPr>
          <w:b/>
          <w:bCs/>
        </w:rPr>
        <w:lastRenderedPageBreak/>
        <w:t>Read off the good value, unlock all the dials, plug that value in as the starting point, and hand the full model to the cell's real optimizer (</w:t>
      </w:r>
      <w:proofErr w:type="spellStart"/>
      <w:r w:rsidRPr="00AE797C">
        <w:rPr>
          <w:b/>
          <w:bCs/>
        </w:rPr>
        <w:t>nlminb</w:t>
      </w:r>
      <w:proofErr w:type="spellEnd"/>
      <w:r w:rsidRPr="00AE797C">
        <w:rPr>
          <w:b/>
          <w:bCs/>
        </w:rPr>
        <w:t xml:space="preserve"> or lbfgsb3c) to finish the job normally.</w:t>
      </w:r>
    </w:p>
    <w:p w14:paraId="19CC5E6B" w14:textId="0CAE3973" w:rsidR="005A6CD6" w:rsidRDefault="00AE797C" w:rsidP="00AE797C">
      <w:pPr>
        <w:pStyle w:val="ListParagraph"/>
        <w:rPr>
          <w:b/>
          <w:bCs/>
        </w:rPr>
      </w:pPr>
      <w:r w:rsidRPr="00AE797C">
        <w:rPr>
          <w:b/>
          <w:bCs/>
        </w:rPr>
        <w:t xml:space="preserve">The key: steps 1–4 </w:t>
      </w:r>
      <w:proofErr w:type="gramStart"/>
      <w:r w:rsidRPr="00AE797C">
        <w:rPr>
          <w:b/>
          <w:bCs/>
        </w:rPr>
        <w:t>are</w:t>
      </w:r>
      <w:proofErr w:type="gramEnd"/>
      <w:r w:rsidRPr="00AE797C">
        <w:rPr>
          <w:b/>
          <w:bCs/>
        </w:rPr>
        <w:t xml:space="preserve"> cheap because only one thing moves and the random effects are switched off. But they hand the expensive optimizer a running start on solid ground instead of dropping it on flat ice at zero.</w:t>
      </w:r>
      <w:r>
        <w:rPr>
          <w:b/>
          <w:bCs/>
        </w:rPr>
        <w:br/>
      </w:r>
      <w:r>
        <w:rPr>
          <w:b/>
          <w:bCs/>
        </w:rPr>
        <w:br/>
      </w:r>
    </w:p>
    <w:p w14:paraId="30309DD6" w14:textId="0E33CD37" w:rsidR="00955797" w:rsidRDefault="00955797" w:rsidP="002943E5">
      <w:pPr>
        <w:pStyle w:val="ListParagraph"/>
        <w:rPr>
          <w:b/>
          <w:bCs/>
        </w:rPr>
      </w:pPr>
      <w:r w:rsidRPr="00955797">
        <w:rPr>
          <w:b/>
          <w:bCs/>
          <w:noProof/>
        </w:rPr>
        <w:drawing>
          <wp:inline distT="0" distB="0" distL="0" distR="0" wp14:anchorId="7454765E" wp14:editId="19064DA7">
            <wp:extent cx="5943600" cy="3291840"/>
            <wp:effectExtent l="0" t="0" r="0" b="3810"/>
            <wp:docPr id="116974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4649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D9C1" w14:textId="77777777" w:rsidR="008C2F0D" w:rsidRDefault="008C2F0D" w:rsidP="002943E5">
      <w:pPr>
        <w:pStyle w:val="ListParagraph"/>
        <w:rPr>
          <w:b/>
          <w:bCs/>
        </w:rPr>
      </w:pPr>
    </w:p>
    <w:p w14:paraId="2BC63931" w14:textId="77777777" w:rsidR="008C2F0D" w:rsidRDefault="008C2F0D" w:rsidP="002943E5">
      <w:pPr>
        <w:pStyle w:val="ListParagraph"/>
        <w:rPr>
          <w:b/>
          <w:bCs/>
        </w:rPr>
      </w:pPr>
    </w:p>
    <w:p w14:paraId="2AE3C300" w14:textId="2FA90412" w:rsidR="008C2F0D" w:rsidRDefault="008C2F0D" w:rsidP="002943E5">
      <w:pPr>
        <w:pStyle w:val="ListParagraph"/>
        <w:rPr>
          <w:b/>
          <w:bCs/>
        </w:rPr>
      </w:pPr>
      <w:proofErr w:type="spellStart"/>
      <w:r w:rsidRPr="008C2F0D">
        <w:rPr>
          <w:b/>
          <w:bCs/>
        </w:rPr>
        <w:t>one.cmt</w:t>
      </w:r>
      <w:proofErr w:type="spellEnd"/>
      <w:r w:rsidRPr="008C2F0D">
        <w:rPr>
          <w:b/>
          <w:bCs/>
        </w:rPr>
        <w:t xml:space="preserve"> |&gt; </w:t>
      </w:r>
      <w:proofErr w:type="spellStart"/>
      <w:r w:rsidRPr="008C2F0D">
        <w:rPr>
          <w:b/>
          <w:bCs/>
        </w:rPr>
        <w:t>zeroRe</w:t>
      </w:r>
      <w:proofErr w:type="spellEnd"/>
      <w:r w:rsidRPr="008C2F0D">
        <w:rPr>
          <w:b/>
          <w:bCs/>
        </w:rPr>
        <w:t xml:space="preserve">(which="omega") |&gt; </w:t>
      </w:r>
      <w:proofErr w:type="spellStart"/>
      <w:proofErr w:type="gramStart"/>
      <w:r w:rsidRPr="008C2F0D">
        <w:rPr>
          <w:b/>
          <w:bCs/>
        </w:rPr>
        <w:t>ini</w:t>
      </w:r>
      <w:proofErr w:type="spellEnd"/>
      <w:r w:rsidRPr="008C2F0D">
        <w:rPr>
          <w:b/>
          <w:bCs/>
        </w:rPr>
        <w:t>(</w:t>
      </w:r>
      <w:proofErr w:type="spellStart"/>
      <w:proofErr w:type="gramEnd"/>
      <w:r w:rsidRPr="008C2F0D">
        <w:rPr>
          <w:b/>
          <w:bCs/>
        </w:rPr>
        <w:t>tka</w:t>
      </w:r>
      <w:proofErr w:type="spellEnd"/>
      <w:r w:rsidRPr="008C2F0D">
        <w:rPr>
          <w:b/>
          <w:bCs/>
        </w:rPr>
        <w:t xml:space="preserve">=fix, </w:t>
      </w:r>
      <w:proofErr w:type="spellStart"/>
      <w:r w:rsidRPr="008C2F0D">
        <w:rPr>
          <w:b/>
          <w:bCs/>
        </w:rPr>
        <w:t>tcl</w:t>
      </w:r>
      <w:proofErr w:type="spellEnd"/>
      <w:r w:rsidRPr="008C2F0D">
        <w:rPr>
          <w:b/>
          <w:bCs/>
        </w:rPr>
        <w:t>=fix, add.sd=fix, tv=</w:t>
      </w:r>
      <w:proofErr w:type="gramStart"/>
      <w:r w:rsidRPr="008C2F0D">
        <w:rPr>
          <w:b/>
          <w:bCs/>
        </w:rPr>
        <w:t>c(</w:t>
      </w:r>
      <w:proofErr w:type="gramEnd"/>
      <w:r w:rsidRPr="008C2F0D">
        <w:rPr>
          <w:b/>
          <w:bCs/>
        </w:rPr>
        <w:t>-5, 2, 5)) |&gt; nlmixr2(</w:t>
      </w:r>
      <w:proofErr w:type="spellStart"/>
      <w:r w:rsidRPr="008C2F0D">
        <w:rPr>
          <w:b/>
          <w:bCs/>
        </w:rPr>
        <w:t>theo_sd</w:t>
      </w:r>
      <w:proofErr w:type="spellEnd"/>
      <w:r w:rsidRPr="008C2F0D">
        <w:rPr>
          <w:b/>
          <w:bCs/>
        </w:rPr>
        <w:t>, est="</w:t>
      </w:r>
      <w:proofErr w:type="spellStart"/>
      <w:r w:rsidRPr="008C2F0D">
        <w:rPr>
          <w:b/>
          <w:bCs/>
        </w:rPr>
        <w:t>optim</w:t>
      </w:r>
      <w:proofErr w:type="spellEnd"/>
      <w:r w:rsidRPr="008C2F0D">
        <w:rPr>
          <w:b/>
          <w:bCs/>
        </w:rPr>
        <w:t xml:space="preserve">", </w:t>
      </w:r>
      <w:proofErr w:type="spellStart"/>
      <w:proofErr w:type="gramStart"/>
      <w:r w:rsidRPr="008C2F0D">
        <w:rPr>
          <w:b/>
          <w:bCs/>
        </w:rPr>
        <w:t>optimControl</w:t>
      </w:r>
      <w:proofErr w:type="spellEnd"/>
      <w:r w:rsidRPr="008C2F0D">
        <w:rPr>
          <w:b/>
          <w:bCs/>
        </w:rPr>
        <w:t>(</w:t>
      </w:r>
      <w:proofErr w:type="gramEnd"/>
      <w:r w:rsidRPr="008C2F0D">
        <w:rPr>
          <w:b/>
          <w:bCs/>
        </w:rPr>
        <w:t xml:space="preserve">method="Brent", </w:t>
      </w:r>
      <w:proofErr w:type="spellStart"/>
      <w:r w:rsidRPr="008C2F0D">
        <w:rPr>
          <w:b/>
          <w:bCs/>
        </w:rPr>
        <w:t>calcTable</w:t>
      </w:r>
      <w:proofErr w:type="spellEnd"/>
      <w:r w:rsidRPr="008C2F0D">
        <w:rPr>
          <w:b/>
          <w:bCs/>
        </w:rPr>
        <w:t xml:space="preserve">=FALSE, </w:t>
      </w:r>
      <w:proofErr w:type="spellStart"/>
      <w:r w:rsidRPr="008C2F0D">
        <w:rPr>
          <w:b/>
          <w:bCs/>
        </w:rPr>
        <w:t>covMethod</w:t>
      </w:r>
      <w:proofErr w:type="spellEnd"/>
      <w:r w:rsidRPr="008C2F0D">
        <w:rPr>
          <w:b/>
          <w:bCs/>
        </w:rPr>
        <w:t>="</w:t>
      </w:r>
      <w:proofErr w:type="spellStart"/>
      <w:r w:rsidRPr="008C2F0D">
        <w:rPr>
          <w:b/>
          <w:bCs/>
        </w:rPr>
        <w:t>optim</w:t>
      </w:r>
      <w:proofErr w:type="spellEnd"/>
      <w:r w:rsidRPr="008C2F0D">
        <w:rPr>
          <w:b/>
          <w:bCs/>
        </w:rPr>
        <w:t>"))</w:t>
      </w:r>
      <w:r w:rsidR="00EB48E6">
        <w:rPr>
          <w:b/>
          <w:bCs/>
        </w:rPr>
        <w:br/>
      </w:r>
      <w:r w:rsidR="00EB48E6">
        <w:rPr>
          <w:b/>
          <w:bCs/>
        </w:rPr>
        <w:br/>
      </w:r>
      <w:r w:rsidR="00EB48E6">
        <w:rPr>
          <w:b/>
          <w:bCs/>
        </w:rPr>
        <w:lastRenderedPageBreak/>
        <w:br/>
        <w:t xml:space="preserve">warm </w:t>
      </w:r>
      <w:proofErr w:type="spellStart"/>
      <w:r w:rsidR="00EB48E6">
        <w:rPr>
          <w:b/>
          <w:bCs/>
        </w:rPr>
        <w:t>stapt</w:t>
      </w:r>
      <w:proofErr w:type="spellEnd"/>
      <w:r w:rsidR="00EB48E6">
        <w:rPr>
          <w:b/>
          <w:bCs/>
        </w:rPr>
        <w:t xml:space="preserve"> using brent </w:t>
      </w:r>
    </w:p>
    <w:p w14:paraId="6C3A518A" w14:textId="77777777" w:rsidR="00EB48E6" w:rsidRDefault="00EB48E6" w:rsidP="002943E5">
      <w:pPr>
        <w:pStyle w:val="ListParagraph"/>
        <w:rPr>
          <w:b/>
          <w:bCs/>
        </w:rPr>
      </w:pPr>
    </w:p>
    <w:p w14:paraId="70467341" w14:textId="4D541E45" w:rsidR="00FA372C" w:rsidRDefault="00FA372C" w:rsidP="002943E5">
      <w:pPr>
        <w:pStyle w:val="ListParagraph"/>
        <w:rPr>
          <w:b/>
          <w:bCs/>
        </w:rPr>
      </w:pPr>
      <w:proofErr w:type="gramStart"/>
      <w:r>
        <w:rPr>
          <w:b/>
          <w:bCs/>
        </w:rPr>
        <w:t>close-source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z</w:t>
      </w:r>
      <w:r w:rsidR="003B6AF7">
        <w:rPr>
          <w:b/>
          <w:bCs/>
        </w:rPr>
        <w:t>r</w:t>
      </w:r>
      <w:r>
        <w:rPr>
          <w:b/>
          <w:bCs/>
        </w:rPr>
        <w:t>w</w:t>
      </w:r>
      <w:proofErr w:type="spellEnd"/>
      <w:r>
        <w:rPr>
          <w:b/>
          <w:bCs/>
        </w:rPr>
        <w:t xml:space="preserve"> something</w:t>
      </w:r>
      <w:r w:rsidR="003B6AF7">
        <w:rPr>
          <w:b/>
          <w:bCs/>
        </w:rPr>
        <w:t xml:space="preserve"> in the publication</w:t>
      </w:r>
    </w:p>
    <w:p w14:paraId="5C1A9BC0" w14:textId="77777777" w:rsidR="008C2F0D" w:rsidRDefault="008C2F0D" w:rsidP="002943E5">
      <w:pPr>
        <w:pStyle w:val="ListParagraph"/>
        <w:rPr>
          <w:b/>
          <w:bCs/>
        </w:rPr>
      </w:pPr>
    </w:p>
    <w:p w14:paraId="36253005" w14:textId="77777777" w:rsidR="00C402B3" w:rsidRDefault="00236338" w:rsidP="001F7B95">
      <w:pPr>
        <w:pStyle w:val="ListParagraph"/>
        <w:rPr>
          <w:b/>
          <w:bCs/>
        </w:rPr>
      </w:pPr>
      <w:r w:rsidRPr="00236338">
        <w:rPr>
          <w:b/>
          <w:bCs/>
          <w:noProof/>
        </w:rPr>
        <w:drawing>
          <wp:inline distT="0" distB="0" distL="0" distR="0" wp14:anchorId="72297061" wp14:editId="2CAF85B1">
            <wp:extent cx="4876800" cy="4081194"/>
            <wp:effectExtent l="0" t="0" r="0" b="0"/>
            <wp:docPr id="100618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8333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878853" cy="408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7062" w14:textId="2BB94817" w:rsidR="00B03F94" w:rsidRDefault="00B03F94" w:rsidP="001F7B95">
      <w:pPr>
        <w:pStyle w:val="ListParagraph"/>
        <w:rPr>
          <w:b/>
          <w:bCs/>
        </w:rPr>
      </w:pPr>
      <w:r w:rsidRPr="00B03F94">
        <w:rPr>
          <w:b/>
          <w:bCs/>
          <w:noProof/>
        </w:rPr>
        <w:lastRenderedPageBreak/>
        <w:drawing>
          <wp:inline distT="0" distB="0" distL="0" distR="0" wp14:anchorId="7E0F7577" wp14:editId="691200E7">
            <wp:extent cx="5943600" cy="2393950"/>
            <wp:effectExtent l="0" t="0" r="0" b="6350"/>
            <wp:docPr id="130398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8577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F580" w14:textId="148043BB" w:rsidR="005B468E" w:rsidRPr="00A96905" w:rsidRDefault="00940B71" w:rsidP="00A96905">
      <w:pPr>
        <w:pStyle w:val="ListParagraph"/>
        <w:rPr>
          <w:b/>
          <w:bCs/>
        </w:rPr>
      </w:pPr>
      <w:r>
        <w:rPr>
          <w:b/>
          <w:bCs/>
        </w:rPr>
        <w:br/>
      </w:r>
      <w:r w:rsidRPr="00940B71">
        <w:rPr>
          <w:b/>
          <w:bCs/>
        </w:rPr>
        <w:t xml:space="preserve">given the current </w:t>
      </w:r>
      <w:proofErr w:type="spellStart"/>
      <w:r w:rsidRPr="00940B71">
        <w:rPr>
          <w:b/>
          <w:bCs/>
        </w:rPr>
        <w:t>hpce</w:t>
      </w:r>
      <w:proofErr w:type="spellEnd"/>
      <w:r w:rsidRPr="00940B71">
        <w:rPr>
          <w:b/>
          <w:bCs/>
        </w:rPr>
        <w:t xml:space="preserve"> directory tree, first </w:t>
      </w:r>
      <w:proofErr w:type="spellStart"/>
      <w:r w:rsidRPr="00940B71">
        <w:rPr>
          <w:b/>
          <w:bCs/>
        </w:rPr>
        <w:t>migrgate</w:t>
      </w:r>
      <w:proofErr w:type="spellEnd"/>
      <w:r w:rsidRPr="00940B71">
        <w:rPr>
          <w:b/>
          <w:bCs/>
        </w:rPr>
        <w:t xml:space="preserve"> output/</w:t>
      </w:r>
      <w:proofErr w:type="spellStart"/>
      <w:r w:rsidRPr="00940B71">
        <w:rPr>
          <w:b/>
          <w:bCs/>
        </w:rPr>
        <w:t>output_N</w:t>
      </w:r>
      <w:proofErr w:type="spellEnd"/>
      <w:r w:rsidRPr="00940B71">
        <w:rPr>
          <w:b/>
          <w:bCs/>
        </w:rPr>
        <w:t>**/</w:t>
      </w:r>
      <w:proofErr w:type="spellStart"/>
      <w:r w:rsidRPr="00940B71">
        <w:rPr>
          <w:b/>
          <w:bCs/>
        </w:rPr>
        <w:t>output_N</w:t>
      </w:r>
      <w:proofErr w:type="spellEnd"/>
      <w:r w:rsidRPr="00940B71">
        <w:rPr>
          <w:b/>
          <w:bCs/>
        </w:rPr>
        <w:t>**_</w:t>
      </w:r>
      <w:proofErr w:type="spellStart"/>
      <w:r w:rsidRPr="00940B71">
        <w:rPr>
          <w:b/>
          <w:bCs/>
        </w:rPr>
        <w:t>sc</w:t>
      </w:r>
      <w:proofErr w:type="spellEnd"/>
      <w:r w:rsidRPr="00940B71">
        <w:rPr>
          <w:b/>
          <w:bCs/>
        </w:rPr>
        <w:t xml:space="preserve">** to the corresponding location, which used </w:t>
      </w:r>
      <w:proofErr w:type="spellStart"/>
      <w:r w:rsidRPr="00940B71">
        <w:rPr>
          <w:b/>
          <w:bCs/>
        </w:rPr>
        <w:t>focei</w:t>
      </w:r>
      <w:proofErr w:type="spellEnd"/>
      <w:r w:rsidRPr="00940B71">
        <w:rPr>
          <w:b/>
          <w:bCs/>
        </w:rPr>
        <w:t>/</w:t>
      </w:r>
      <w:proofErr w:type="spellStart"/>
      <w:r w:rsidRPr="00940B71">
        <w:rPr>
          <w:b/>
          <w:bCs/>
        </w:rPr>
        <w:t>bobyba</w:t>
      </w:r>
      <w:proofErr w:type="spellEnd"/>
      <w:r w:rsidRPr="00940B71">
        <w:rPr>
          <w:b/>
          <w:bCs/>
        </w:rPr>
        <w:t>, follow the updated naming convention. Then run</w:t>
      </w:r>
      <w:r w:rsidR="00A96905">
        <w:rPr>
          <w:b/>
          <w:bCs/>
        </w:rPr>
        <w:br/>
      </w:r>
      <w:r w:rsidR="00A96905">
        <w:rPr>
          <w:b/>
          <w:bCs/>
        </w:rPr>
        <w:br/>
      </w:r>
    </w:p>
    <w:p w14:paraId="2DD01EFC" w14:textId="77777777" w:rsidR="00445870" w:rsidRDefault="00445870" w:rsidP="001F7B95">
      <w:pPr>
        <w:pStyle w:val="ListParagraph"/>
        <w:rPr>
          <w:b/>
          <w:bCs/>
        </w:rPr>
      </w:pPr>
    </w:p>
    <w:p w14:paraId="4730743D" w14:textId="1A7ADE57" w:rsidR="00A42134" w:rsidRDefault="00C402B3" w:rsidP="001F7B95">
      <w:pPr>
        <w:pStyle w:val="ListParagraph"/>
        <w:rPr>
          <w:b/>
          <w:bCs/>
        </w:rPr>
      </w:pPr>
      <w:r w:rsidRPr="00C402B3">
        <w:rPr>
          <w:b/>
          <w:bCs/>
          <w:noProof/>
        </w:rPr>
        <w:lastRenderedPageBreak/>
        <w:drawing>
          <wp:inline distT="0" distB="0" distL="0" distR="0" wp14:anchorId="76B06E64" wp14:editId="6925AD2D">
            <wp:extent cx="4713153" cy="4762500"/>
            <wp:effectExtent l="0" t="0" r="0" b="0"/>
            <wp:docPr id="163333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3786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715388" cy="476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7ED" w:rsidRPr="00E016BE">
        <w:rPr>
          <w:b/>
          <w:bCs/>
        </w:rPr>
        <w:br/>
      </w:r>
      <w:r w:rsidR="00484D27" w:rsidRPr="00484D27">
        <w:rPr>
          <w:b/>
          <w:bCs/>
          <w:noProof/>
        </w:rPr>
        <w:lastRenderedPageBreak/>
        <w:drawing>
          <wp:inline distT="0" distB="0" distL="0" distR="0" wp14:anchorId="40CBA05F" wp14:editId="157A7E7A">
            <wp:extent cx="5943600" cy="3242310"/>
            <wp:effectExtent l="0" t="0" r="0" b="0"/>
            <wp:docPr id="105650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374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7506" w14:textId="77777777" w:rsidR="00B945C2" w:rsidRDefault="00B945C2" w:rsidP="001F7B95">
      <w:pPr>
        <w:pStyle w:val="ListParagraph"/>
        <w:rPr>
          <w:b/>
          <w:bCs/>
        </w:rPr>
      </w:pPr>
    </w:p>
    <w:p w14:paraId="79B1A18D" w14:textId="1360E80D" w:rsidR="00B945C2" w:rsidRDefault="004C2362" w:rsidP="001F7B95">
      <w:pPr>
        <w:pStyle w:val="ListParagraph"/>
        <w:rPr>
          <w:b/>
          <w:bCs/>
        </w:rPr>
      </w:pPr>
      <w:r w:rsidRPr="004C2362">
        <w:rPr>
          <w:b/>
          <w:bCs/>
          <w:noProof/>
        </w:rPr>
        <w:drawing>
          <wp:inline distT="0" distB="0" distL="0" distR="0" wp14:anchorId="07B2F52C" wp14:editId="684D104C">
            <wp:extent cx="5943600" cy="1344930"/>
            <wp:effectExtent l="0" t="0" r="0" b="7620"/>
            <wp:docPr id="31333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3179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0D1B" w14:textId="77F75989" w:rsidR="00883A84" w:rsidRDefault="00BE2E20" w:rsidP="001F7B95">
      <w:pPr>
        <w:pStyle w:val="ListParagraph"/>
      </w:pPr>
      <w:proofErr w:type="gramStart"/>
      <w:r>
        <w:t>what</w:t>
      </w:r>
      <w:proofErr w:type="gramEnd"/>
      <w:r>
        <w:t xml:space="preserve"> </w:t>
      </w:r>
      <w:proofErr w:type="gramStart"/>
      <w:r>
        <w:t>are</w:t>
      </w:r>
      <w:proofErr w:type="gramEnd"/>
      <w:r>
        <w:t xml:space="preserve"> analytical gradient vs. finite different outer gradient? Why </w:t>
      </w:r>
      <w:r w:rsidR="00F67432">
        <w:t>is it</w:t>
      </w:r>
      <w:r>
        <w:t xml:space="preserve"> better?</w:t>
      </w:r>
    </w:p>
    <w:p w14:paraId="07648C60" w14:textId="77777777" w:rsidR="00BE2E20" w:rsidRDefault="00BE2E20" w:rsidP="001F7B95">
      <w:pPr>
        <w:pStyle w:val="ListParagraph"/>
        <w:rPr>
          <w:b/>
          <w:bCs/>
        </w:rPr>
      </w:pPr>
    </w:p>
    <w:p w14:paraId="6369AE68" w14:textId="0C2AFAD7" w:rsidR="00883A84" w:rsidRDefault="00BE2E20" w:rsidP="001F7B95">
      <w:pPr>
        <w:pStyle w:val="ListParagraph"/>
        <w:rPr>
          <w:b/>
          <w:bCs/>
        </w:rPr>
      </w:pPr>
      <w:r w:rsidRPr="00BE2E20">
        <w:rPr>
          <w:b/>
          <w:bCs/>
          <w:noProof/>
        </w:rPr>
        <w:lastRenderedPageBreak/>
        <w:drawing>
          <wp:inline distT="0" distB="0" distL="0" distR="0" wp14:anchorId="67E5CA3E" wp14:editId="1C9AE2EB">
            <wp:extent cx="5943600" cy="2191385"/>
            <wp:effectExtent l="0" t="0" r="0" b="0"/>
            <wp:docPr id="147151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1777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CC54" w14:textId="6E0F61EF" w:rsidR="009D2CF1" w:rsidRDefault="00904781" w:rsidP="001F7B95">
      <w:pPr>
        <w:pStyle w:val="ListParagraph"/>
      </w:pPr>
      <w:r>
        <w:t xml:space="preserve">Still don’t understand IRLS. What is </w:t>
      </w:r>
      <w:r w:rsidR="001B7476">
        <w:t>L</w:t>
      </w:r>
      <w:r>
        <w:t>aplace approximation?</w:t>
      </w:r>
    </w:p>
    <w:p w14:paraId="7F1D32F8" w14:textId="1F466BCB" w:rsidR="00904781" w:rsidRDefault="001B7476" w:rsidP="001F7B95">
      <w:pPr>
        <w:pStyle w:val="ListParagraph"/>
      </w:pPr>
      <w:r w:rsidRPr="001B7476">
        <w:rPr>
          <w:noProof/>
        </w:rPr>
        <w:drawing>
          <wp:inline distT="0" distB="0" distL="0" distR="0" wp14:anchorId="6BA1FB39" wp14:editId="736817A9">
            <wp:extent cx="5943600" cy="2487295"/>
            <wp:effectExtent l="0" t="0" r="0" b="8255"/>
            <wp:docPr id="116926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6313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1BBD" w14:textId="77777777" w:rsidR="00177C4D" w:rsidRDefault="00177C4D" w:rsidP="001F7B95">
      <w:pPr>
        <w:pStyle w:val="ListParagraph"/>
      </w:pPr>
    </w:p>
    <w:p w14:paraId="5C3CB5C8" w14:textId="532DDE26" w:rsidR="00177C4D" w:rsidRDefault="004C1E7A" w:rsidP="001F7B95">
      <w:pPr>
        <w:pStyle w:val="ListParagraph"/>
      </w:pPr>
      <w:r w:rsidRPr="004C1E7A">
        <w:rPr>
          <w:noProof/>
        </w:rPr>
        <w:lastRenderedPageBreak/>
        <w:drawing>
          <wp:inline distT="0" distB="0" distL="0" distR="0" wp14:anchorId="21B03DEF" wp14:editId="784FBFA0">
            <wp:extent cx="5943600" cy="2407920"/>
            <wp:effectExtent l="0" t="0" r="0" b="0"/>
            <wp:docPr id="83431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1250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DB84" w14:textId="65C11597" w:rsidR="00B44771" w:rsidRDefault="00B44771" w:rsidP="001F7B95">
      <w:pPr>
        <w:pStyle w:val="ListParagraph"/>
      </w:pPr>
      <w:r w:rsidRPr="00B44771">
        <w:rPr>
          <w:noProof/>
        </w:rPr>
        <w:drawing>
          <wp:inline distT="0" distB="0" distL="0" distR="0" wp14:anchorId="3B6634F2" wp14:editId="2AD46444">
            <wp:extent cx="5943600" cy="2808605"/>
            <wp:effectExtent l="0" t="0" r="0" b="0"/>
            <wp:docPr id="74708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8079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7C13" w14:textId="77777777" w:rsidR="009257D8" w:rsidRDefault="009257D8" w:rsidP="001F7B95">
      <w:pPr>
        <w:pStyle w:val="ListParagraph"/>
      </w:pPr>
    </w:p>
    <w:p w14:paraId="5F6900EA" w14:textId="77777777" w:rsidR="009257D8" w:rsidRDefault="009257D8" w:rsidP="001F7B95">
      <w:pPr>
        <w:pStyle w:val="ListParagraph"/>
      </w:pPr>
    </w:p>
    <w:p w14:paraId="2E4585AA" w14:textId="77777777" w:rsidR="009257D8" w:rsidRDefault="009257D8" w:rsidP="001F7B95">
      <w:pPr>
        <w:pStyle w:val="ListParagraph"/>
      </w:pPr>
    </w:p>
    <w:p w14:paraId="32A2C25E" w14:textId="77777777" w:rsidR="009257D8" w:rsidRPr="009257D8" w:rsidRDefault="009257D8" w:rsidP="009257D8">
      <w:pPr>
        <w:pStyle w:val="ListParagraph"/>
      </w:pPr>
      <w:r w:rsidRPr="009257D8">
        <w:lastRenderedPageBreak/>
        <w:t xml:space="preserve">Hi Matt, I </w:t>
      </w:r>
      <w:proofErr w:type="gramStart"/>
      <w:r w:rsidRPr="009257D8">
        <w:t>have to</w:t>
      </w:r>
      <w:proofErr w:type="gramEnd"/>
      <w:r w:rsidRPr="009257D8">
        <w:t xml:space="preserve"> admit I didn't fully follow our discussion about </w:t>
      </w:r>
      <w:proofErr w:type="gramStart"/>
      <w:r w:rsidRPr="009257D8">
        <w:t>the covariate</w:t>
      </w:r>
      <w:proofErr w:type="gramEnd"/>
      <w:r w:rsidRPr="009257D8">
        <w:t xml:space="preserve"> centering, so I worked through the math on my own and then ran a few small experiments. I just wanted to share what I found and get your thoughts.</w:t>
      </w:r>
    </w:p>
    <w:p w14:paraId="29074D11" w14:textId="77777777" w:rsidR="009257D8" w:rsidRPr="009257D8" w:rsidRDefault="009257D8" w:rsidP="009257D8">
      <w:pPr>
        <w:pStyle w:val="ListParagraph"/>
      </w:pPr>
      <w:r w:rsidRPr="009257D8">
        <w:t> </w:t>
      </w:r>
    </w:p>
    <w:p w14:paraId="18245281" w14:textId="77777777" w:rsidR="009257D8" w:rsidRPr="009257D8" w:rsidRDefault="009257D8" w:rsidP="009257D8">
      <w:pPr>
        <w:pStyle w:val="ListParagraph"/>
      </w:pPr>
      <w:r w:rsidRPr="009257D8">
        <w:t>For nlmixr2scm, continuous covariates are, by default, entered in the model UI as power centering on the median. That means we can calculate the typical PK value at a fixed constant, such as 70, from the typical PK estimates centered at the median. This works mathematically, and it should work if the nlmixr2 implementation is faithful to the math.</w:t>
      </w:r>
    </w:p>
    <w:p w14:paraId="447DE3B9" w14:textId="706C4EC3" w:rsidR="009257D8" w:rsidRPr="009257D8" w:rsidRDefault="009257D8" w:rsidP="009257D8">
      <w:pPr>
        <w:pStyle w:val="ListParagraph"/>
      </w:pPr>
      <w:r w:rsidRPr="009257D8">
        <w:rPr>
          <w:noProof/>
        </w:rPr>
        <mc:AlternateContent>
          <mc:Choice Requires="wps">
            <w:drawing>
              <wp:inline distT="0" distB="0" distL="0" distR="0" wp14:anchorId="3D5B3D67" wp14:editId="0921CAC3">
                <wp:extent cx="2374900" cy="2381250"/>
                <wp:effectExtent l="0" t="0" r="0" b="0"/>
                <wp:docPr id="395852535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74900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CDE0B" id="Rectangle 5" o:spid="_x0000_s1026" alt="image" style="width:187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2C960746" w14:textId="77777777" w:rsidR="009257D8" w:rsidRPr="009257D8" w:rsidRDefault="009257D8" w:rsidP="009257D8">
      <w:pPr>
        <w:pStyle w:val="ListParagraph"/>
      </w:pPr>
      <w:r w:rsidRPr="009257D8">
        <w:t xml:space="preserve">To check whether my understanding was correct, I ran several experiments in nlmixr2scm with WT and </w:t>
      </w:r>
      <w:proofErr w:type="spellStart"/>
      <w:r w:rsidRPr="009257D8">
        <w:t>CrCL</w:t>
      </w:r>
      <w:proofErr w:type="spellEnd"/>
      <w:r w:rsidRPr="009257D8">
        <w:t xml:space="preserve"> centered on (1) 70 and 95, (2) the median, and (3) the mean. Vae only supports WT and </w:t>
      </w:r>
      <w:proofErr w:type="spellStart"/>
      <w:r w:rsidRPr="009257D8">
        <w:t>CrCL</w:t>
      </w:r>
      <w:proofErr w:type="spellEnd"/>
      <w:r w:rsidRPr="009257D8">
        <w:t xml:space="preserve"> centered on their mean. Based on those results, I think the transformation works.</w:t>
      </w:r>
    </w:p>
    <w:p w14:paraId="12A1E4D2" w14:textId="59DC1FBC" w:rsidR="009257D8" w:rsidRPr="009257D8" w:rsidRDefault="009257D8" w:rsidP="009257D8">
      <w:pPr>
        <w:pStyle w:val="ListParagraph"/>
      </w:pPr>
      <w:r w:rsidRPr="009257D8">
        <w:rPr>
          <w:noProof/>
        </w:rPr>
        <w:lastRenderedPageBreak/>
        <mc:AlternateContent>
          <mc:Choice Requires="wps">
            <w:drawing>
              <wp:inline distT="0" distB="0" distL="0" distR="0" wp14:anchorId="704F70AE" wp14:editId="49B257B9">
                <wp:extent cx="4648200" cy="2381250"/>
                <wp:effectExtent l="0" t="0" r="0" b="0"/>
                <wp:docPr id="971444712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48200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654C9" id="Rectangle 4" o:spid="_x0000_s1026" alt="image" style="width:366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7D3FE57" w14:textId="77777777" w:rsidR="009257D8" w:rsidRPr="009257D8" w:rsidRDefault="009257D8" w:rsidP="009257D8">
      <w:pPr>
        <w:pStyle w:val="ListParagraph"/>
      </w:pPr>
      <w:r w:rsidRPr="009257D8">
        <w:t> </w:t>
      </w:r>
    </w:p>
    <w:p w14:paraId="4AD13655" w14:textId="77777777" w:rsidR="009257D8" w:rsidRPr="009257D8" w:rsidRDefault="009257D8" w:rsidP="009257D8">
      <w:pPr>
        <w:pStyle w:val="ListParagraph"/>
      </w:pPr>
      <w:r w:rsidRPr="009257D8">
        <w:t xml:space="preserve">That said, since you updated </w:t>
      </w:r>
      <w:proofErr w:type="spellStart"/>
      <w:r w:rsidRPr="009257D8">
        <w:t>vae</w:t>
      </w:r>
      <w:proofErr w:type="spellEnd"/>
      <w:r w:rsidRPr="009257D8">
        <w:t xml:space="preserve"> to allow user-specified centering, I’ll run it again. I think it is more friendly to </w:t>
      </w:r>
      <w:proofErr w:type="gramStart"/>
      <w:r w:rsidRPr="009257D8">
        <w:t>user</w:t>
      </w:r>
      <w:proofErr w:type="gramEnd"/>
      <w:r w:rsidRPr="009257D8">
        <w:t xml:space="preserve"> to allow them </w:t>
      </w:r>
      <w:proofErr w:type="gramStart"/>
      <w:r w:rsidRPr="009257D8">
        <w:t>specify</w:t>
      </w:r>
      <w:proofErr w:type="gramEnd"/>
      <w:r w:rsidRPr="009257D8">
        <w:t xml:space="preserve"> the center of covariates. </w:t>
      </w:r>
    </w:p>
    <w:p w14:paraId="1BAB9AE1" w14:textId="77777777" w:rsidR="00027D6E" w:rsidRPr="00027D6E" w:rsidRDefault="00027D6E" w:rsidP="00027D6E">
      <w:pPr>
        <w:pStyle w:val="ListParagraph"/>
      </w:pPr>
      <w:r w:rsidRPr="00027D6E">
        <w:t xml:space="preserve">Hi Matt, I </w:t>
      </w:r>
      <w:proofErr w:type="gramStart"/>
      <w:r w:rsidRPr="00027D6E">
        <w:t>have to</w:t>
      </w:r>
      <w:proofErr w:type="gramEnd"/>
      <w:r w:rsidRPr="00027D6E">
        <w:t xml:space="preserve"> admit I didn't fully follow our discussion about </w:t>
      </w:r>
      <w:proofErr w:type="gramStart"/>
      <w:r w:rsidRPr="00027D6E">
        <w:t>the covariate</w:t>
      </w:r>
      <w:proofErr w:type="gramEnd"/>
      <w:r w:rsidRPr="00027D6E">
        <w:t xml:space="preserve"> centering, so I worked through the math on my own and then ran a few small experiments. I just wanted to share what I found and get your thoughts.</w:t>
      </w:r>
    </w:p>
    <w:p w14:paraId="216159C5" w14:textId="77777777" w:rsidR="00027D6E" w:rsidRPr="00027D6E" w:rsidRDefault="00027D6E" w:rsidP="00027D6E">
      <w:pPr>
        <w:pStyle w:val="ListParagraph"/>
      </w:pPr>
      <w:r w:rsidRPr="00027D6E">
        <w:t> </w:t>
      </w:r>
    </w:p>
    <w:p w14:paraId="2EBD9E9A" w14:textId="77777777" w:rsidR="00027D6E" w:rsidRPr="00027D6E" w:rsidRDefault="00027D6E" w:rsidP="00027D6E">
      <w:pPr>
        <w:pStyle w:val="ListParagraph"/>
      </w:pPr>
      <w:r w:rsidRPr="00027D6E">
        <w:t>For nlmixr2scm, continuous covariates are, by default, entered in the model UI as power centering on the median. That means we can calculate the typical PK value at a fixed constant, such as 70, from the typical PK estimates centered at the median. This works mathematically, and it should work if the nlmixr2 implementation is faithful to the math.</w:t>
      </w:r>
    </w:p>
    <w:p w14:paraId="3B7A5116" w14:textId="77777777" w:rsidR="00027D6E" w:rsidRPr="00027D6E" w:rsidRDefault="00027D6E" w:rsidP="00027D6E">
      <w:pPr>
        <w:pStyle w:val="ListParagraph"/>
      </w:pPr>
      <w:r w:rsidRPr="00027D6E">
        <w:t> </w:t>
      </w:r>
    </w:p>
    <w:p w14:paraId="5E859C58" w14:textId="77777777" w:rsidR="00027D6E" w:rsidRPr="00027D6E" w:rsidRDefault="00027D6E" w:rsidP="00027D6E">
      <w:pPr>
        <w:pStyle w:val="ListParagraph"/>
      </w:pPr>
      <w:r w:rsidRPr="00027D6E">
        <w:t xml:space="preserve">To check whether my understanding was correct, I ran several experiments in nlmixr2scm with WT and </w:t>
      </w:r>
      <w:proofErr w:type="spellStart"/>
      <w:r w:rsidRPr="00027D6E">
        <w:t>CrCL</w:t>
      </w:r>
      <w:proofErr w:type="spellEnd"/>
      <w:r w:rsidRPr="00027D6E">
        <w:t xml:space="preserve"> centered on (1) 70 and 95, (2) the median, and (3) the mean. Vae only supports WT and </w:t>
      </w:r>
      <w:proofErr w:type="spellStart"/>
      <w:r w:rsidRPr="00027D6E">
        <w:t>CrCL</w:t>
      </w:r>
      <w:proofErr w:type="spellEnd"/>
      <w:r w:rsidRPr="00027D6E">
        <w:t xml:space="preserve"> centered on their mean. Based on those results, I think the transformation works.</w:t>
      </w:r>
    </w:p>
    <w:p w14:paraId="46CBD6A0" w14:textId="77777777" w:rsidR="00027D6E" w:rsidRPr="00027D6E" w:rsidRDefault="00027D6E" w:rsidP="00027D6E">
      <w:pPr>
        <w:pStyle w:val="ListParagraph"/>
      </w:pPr>
      <w:r w:rsidRPr="00027D6E">
        <w:t> </w:t>
      </w:r>
    </w:p>
    <w:p w14:paraId="14F59F3B" w14:textId="77777777" w:rsidR="00027D6E" w:rsidRPr="00027D6E" w:rsidRDefault="00027D6E" w:rsidP="00027D6E">
      <w:pPr>
        <w:pStyle w:val="ListParagraph"/>
      </w:pPr>
      <w:r w:rsidRPr="00027D6E">
        <w:t> </w:t>
      </w:r>
    </w:p>
    <w:p w14:paraId="2DEA4B83" w14:textId="77777777" w:rsidR="00027D6E" w:rsidRDefault="00027D6E" w:rsidP="00027D6E">
      <w:pPr>
        <w:pStyle w:val="ListParagraph"/>
      </w:pPr>
      <w:r w:rsidRPr="00027D6E">
        <w:lastRenderedPageBreak/>
        <w:t xml:space="preserve">That said, since you updated </w:t>
      </w:r>
      <w:proofErr w:type="spellStart"/>
      <w:r w:rsidRPr="00027D6E">
        <w:t>vae</w:t>
      </w:r>
      <w:proofErr w:type="spellEnd"/>
      <w:r w:rsidRPr="00027D6E">
        <w:t xml:space="preserve"> to allow user-specified centering, I’ll run it again. I think it is more friendly to </w:t>
      </w:r>
      <w:proofErr w:type="gramStart"/>
      <w:r w:rsidRPr="00027D6E">
        <w:t>user</w:t>
      </w:r>
      <w:proofErr w:type="gramEnd"/>
      <w:r w:rsidRPr="00027D6E">
        <w:t xml:space="preserve"> to allow them </w:t>
      </w:r>
      <w:proofErr w:type="gramStart"/>
      <w:r w:rsidRPr="00027D6E">
        <w:t>specify</w:t>
      </w:r>
      <w:proofErr w:type="gramEnd"/>
      <w:r w:rsidRPr="00027D6E">
        <w:t xml:space="preserve"> the center of covariates. </w:t>
      </w:r>
    </w:p>
    <w:p w14:paraId="5F206D96" w14:textId="77777777" w:rsidR="00193EC1" w:rsidRDefault="00193EC1" w:rsidP="00027D6E">
      <w:pPr>
        <w:pStyle w:val="ListParagraph"/>
      </w:pPr>
    </w:p>
    <w:p w14:paraId="29D9E19A" w14:textId="3C7565FA" w:rsidR="00193EC1" w:rsidRDefault="00193EC1" w:rsidP="0009323E">
      <w:pPr>
        <w:pStyle w:val="Heading1"/>
      </w:pPr>
      <w:r w:rsidRPr="00193EC1">
        <w:t>Correlation-aware</w:t>
      </w:r>
    </w:p>
    <w:p w14:paraId="6F72AB73" w14:textId="1B7B3B5D" w:rsidR="00193EC1" w:rsidRPr="00193EC1" w:rsidRDefault="00193EC1" w:rsidP="00027D6E">
      <w:pPr>
        <w:pStyle w:val="ListParagraph"/>
        <w:rPr>
          <w:b/>
          <w:bCs/>
        </w:rPr>
      </w:pPr>
      <w:r w:rsidRPr="00193EC1">
        <w:rPr>
          <w:b/>
          <w:bCs/>
          <w:noProof/>
        </w:rPr>
        <w:drawing>
          <wp:inline distT="0" distB="0" distL="0" distR="0" wp14:anchorId="61A11B8D" wp14:editId="753BE352">
            <wp:extent cx="8229600" cy="4648200"/>
            <wp:effectExtent l="0" t="0" r="0" b="0"/>
            <wp:docPr id="39419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9451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AF96" w14:textId="1A2CFCF3" w:rsidR="00193EC1" w:rsidRDefault="00193EC1" w:rsidP="00027D6E">
      <w:pPr>
        <w:pStyle w:val="ListParagraph"/>
      </w:pPr>
      <w:r w:rsidRPr="00193EC1">
        <w:rPr>
          <w:noProof/>
        </w:rPr>
        <w:lastRenderedPageBreak/>
        <w:drawing>
          <wp:inline distT="0" distB="0" distL="0" distR="0" wp14:anchorId="4AF0A33C" wp14:editId="42401BD2">
            <wp:extent cx="8229600" cy="4123055"/>
            <wp:effectExtent l="0" t="0" r="0" b="0"/>
            <wp:docPr id="161451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1368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C956" w14:textId="77777777" w:rsidR="00FB0CCF" w:rsidRDefault="00FB0CCF" w:rsidP="00027D6E">
      <w:pPr>
        <w:pStyle w:val="ListParagraph"/>
      </w:pPr>
    </w:p>
    <w:p w14:paraId="7B00603B" w14:textId="77777777" w:rsidR="00F45B2E" w:rsidRDefault="00193EC1">
      <w:r>
        <w:rPr>
          <w:noProof/>
        </w:rPr>
        <w:lastRenderedPageBreak/>
        <w:drawing>
          <wp:inline distT="0" distB="0" distL="0" distR="0" wp14:anchorId="47761A24" wp14:editId="4CE0D8ED">
            <wp:extent cx="5660353" cy="3711921"/>
            <wp:effectExtent l="0" t="0" r="0" b="3175"/>
            <wp:docPr id="2062927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27697" name="Picture 2062927697"/>
                    <pic:cNvPicPr/>
                  </pic:nvPicPr>
                  <pic:blipFill rotWithShape="1"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98" b="18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390" cy="3711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31AFA" w14:textId="77777777" w:rsidR="00F45B2E" w:rsidRPr="00F45B2E" w:rsidRDefault="00F45B2E" w:rsidP="00F45B2E">
      <w:pPr>
        <w:numPr>
          <w:ilvl w:val="0"/>
          <w:numId w:val="11"/>
        </w:numPr>
      </w:pPr>
      <w:r w:rsidRPr="00F45B2E">
        <w:t>A is switched off by design (no ≥0.95 colinear covariates).</w:t>
      </w:r>
    </w:p>
    <w:p w14:paraId="3E2EB4B9" w14:textId="77777777" w:rsidR="00F45B2E" w:rsidRPr="00F45B2E" w:rsidRDefault="00F45B2E" w:rsidP="00F45B2E">
      <w:pPr>
        <w:numPr>
          <w:ilvl w:val="0"/>
          <w:numId w:val="11"/>
        </w:numPr>
      </w:pPr>
      <w:r w:rsidRPr="00F45B2E">
        <w:t>B has a near-zero job because the CL–</w:t>
      </w:r>
      <w:proofErr w:type="spellStart"/>
      <w:r w:rsidRPr="00F45B2E">
        <w:t>Vc</w:t>
      </w:r>
      <w:proofErr w:type="spellEnd"/>
      <w:r w:rsidRPr="00F45B2E">
        <w:t xml:space="preserve"> correlation is only ~0.2.</w:t>
      </w:r>
    </w:p>
    <w:p w14:paraId="20D7F720" w14:textId="77777777" w:rsidR="00F45B2E" w:rsidRPr="00F45B2E" w:rsidRDefault="00F45B2E" w:rsidP="00F45B2E">
      <w:pPr>
        <w:numPr>
          <w:ilvl w:val="0"/>
          <w:numId w:val="11"/>
        </w:numPr>
      </w:pPr>
      <w:r w:rsidRPr="00F45B2E">
        <w:t>The actual bottleneck (correct-covariate / wrong-shape) is outside the PR's scope.</w:t>
      </w:r>
    </w:p>
    <w:p w14:paraId="27F09392" w14:textId="77777777" w:rsidR="00F45B2E" w:rsidRDefault="00F45B2E"/>
    <w:p w14:paraId="5EFBDB00" w14:textId="5878A8CD" w:rsidR="00FB0CCF" w:rsidRDefault="00FB0CCF">
      <w:r>
        <w:br w:type="page"/>
      </w:r>
    </w:p>
    <w:p w14:paraId="517F1C3E" w14:textId="77777777" w:rsidR="00FB0CCF" w:rsidRDefault="00FB0CCF" w:rsidP="00FB0CCF">
      <w:pPr>
        <w:pStyle w:val="Heading1"/>
      </w:pPr>
      <w:r>
        <w:lastRenderedPageBreak/>
        <w:t>Powershape ONLY</w:t>
      </w:r>
    </w:p>
    <w:p w14:paraId="40BDEECE" w14:textId="77777777" w:rsidR="00FB0CCF" w:rsidRPr="00027D6E" w:rsidRDefault="00FB0CCF" w:rsidP="00FB0CCF"/>
    <w:p w14:paraId="58530A97" w14:textId="73F46EDB" w:rsidR="00F16B30" w:rsidRDefault="00FB0CCF" w:rsidP="004A2FD5">
      <w:r w:rsidRPr="00FB0CCF">
        <w:rPr>
          <w:noProof/>
        </w:rPr>
        <w:lastRenderedPageBreak/>
        <w:drawing>
          <wp:inline distT="0" distB="0" distL="0" distR="0" wp14:anchorId="5EA5CD1B" wp14:editId="352315BC">
            <wp:extent cx="7423963" cy="3429000"/>
            <wp:effectExtent l="0" t="0" r="5715" b="0"/>
            <wp:docPr id="31569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9236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427731" cy="343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B30" w:rsidRPr="00F16B30">
        <w:rPr>
          <w:noProof/>
        </w:rPr>
        <w:lastRenderedPageBreak/>
        <w:drawing>
          <wp:inline distT="0" distB="0" distL="0" distR="0" wp14:anchorId="5377E6C9" wp14:editId="3DEE6EEB">
            <wp:extent cx="8229600" cy="2671445"/>
            <wp:effectExtent l="0" t="0" r="0" b="0"/>
            <wp:docPr id="149935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5518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7049" w14:textId="77777777" w:rsidR="00E149A6" w:rsidRDefault="00E149A6" w:rsidP="004A2FD5"/>
    <w:p w14:paraId="0B3F5935" w14:textId="38519BD5" w:rsidR="004A2FD5" w:rsidRPr="004A2FD5" w:rsidRDefault="004A2FD5" w:rsidP="004A2FD5">
      <w:pPr>
        <w:pStyle w:val="Heading1"/>
      </w:pPr>
      <w:r>
        <w:lastRenderedPageBreak/>
        <w:t>Warmup on-off + competing shape</w:t>
      </w:r>
    </w:p>
    <w:p w14:paraId="50029AF3" w14:textId="46860886" w:rsidR="004A2FD5" w:rsidRDefault="004A2FD5" w:rsidP="00FB0CCF">
      <w:pPr>
        <w:rPr>
          <w:b/>
          <w:bCs/>
        </w:rPr>
      </w:pPr>
      <w:r w:rsidRPr="004A2FD5">
        <w:rPr>
          <w:b/>
          <w:bCs/>
          <w:noProof/>
        </w:rPr>
        <w:drawing>
          <wp:inline distT="0" distB="0" distL="0" distR="0" wp14:anchorId="0EF7B0D4" wp14:editId="24DA1E7F">
            <wp:extent cx="8229600" cy="4834890"/>
            <wp:effectExtent l="0" t="0" r="0" b="3810"/>
            <wp:docPr id="124143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3026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9A44" w14:textId="77777777" w:rsidR="00E149A6" w:rsidRDefault="00E149A6" w:rsidP="00FB0CCF">
      <w:pPr>
        <w:rPr>
          <w:b/>
          <w:bCs/>
        </w:rPr>
      </w:pPr>
    </w:p>
    <w:p w14:paraId="5329A50F" w14:textId="52C58E4F" w:rsidR="00FB0CCF" w:rsidRDefault="004A2FD5" w:rsidP="00FB0CCF">
      <w:r w:rsidRPr="004A2FD5">
        <w:rPr>
          <w:b/>
          <w:bCs/>
          <w:noProof/>
        </w:rPr>
        <w:lastRenderedPageBreak/>
        <w:drawing>
          <wp:inline distT="0" distB="0" distL="0" distR="0" wp14:anchorId="44BA8F8F" wp14:editId="3FD009D6">
            <wp:extent cx="8229600" cy="4250690"/>
            <wp:effectExtent l="0" t="0" r="0" b="0"/>
            <wp:docPr id="76151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1462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E291" w14:textId="093E0CAC" w:rsidR="00E21DEC" w:rsidRDefault="00E21DEC" w:rsidP="00FB0CCF">
      <w:r>
        <w:rPr>
          <w:noProof/>
        </w:rPr>
        <w:lastRenderedPageBreak/>
        <w:drawing>
          <wp:inline distT="0" distB="0" distL="0" distR="0" wp14:anchorId="2C78CA1F" wp14:editId="6B7A14BC">
            <wp:extent cx="8229600" cy="5236845"/>
            <wp:effectExtent l="0" t="0" r="0" b="1905"/>
            <wp:docPr id="1252312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12861" name="Picture 1252312861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BE64" w14:textId="77777777" w:rsidR="00F16B30" w:rsidRDefault="00F16B30" w:rsidP="00FB0CCF"/>
    <w:p w14:paraId="174AFC7D" w14:textId="04CCFEFB" w:rsidR="00F16B30" w:rsidRDefault="00F16B30" w:rsidP="00FB0CCF"/>
    <w:p w14:paraId="541DDB6C" w14:textId="77777777" w:rsidR="00FB0CCF" w:rsidRPr="00904781" w:rsidRDefault="00FB0CCF" w:rsidP="00FB0CCF"/>
    <w:sectPr w:rsidR="00FB0CCF" w:rsidRPr="00904781" w:rsidSect="007D640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A70A1" w14:textId="77777777" w:rsidR="00EF484F" w:rsidRDefault="00EF484F" w:rsidP="00C24DD0">
      <w:pPr>
        <w:spacing w:after="0" w:line="240" w:lineRule="auto"/>
      </w:pPr>
      <w:r>
        <w:separator/>
      </w:r>
    </w:p>
  </w:endnote>
  <w:endnote w:type="continuationSeparator" w:id="0">
    <w:p w14:paraId="21E2621D" w14:textId="77777777" w:rsidR="00EF484F" w:rsidRDefault="00EF484F" w:rsidP="00C24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2CC8E" w14:textId="77777777" w:rsidR="00EF484F" w:rsidRDefault="00EF484F" w:rsidP="00C24DD0">
      <w:pPr>
        <w:spacing w:after="0" w:line="240" w:lineRule="auto"/>
      </w:pPr>
      <w:r>
        <w:separator/>
      </w:r>
    </w:p>
  </w:footnote>
  <w:footnote w:type="continuationSeparator" w:id="0">
    <w:p w14:paraId="35CDFE5E" w14:textId="77777777" w:rsidR="00EF484F" w:rsidRDefault="00EF484F" w:rsidP="00C24D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917"/>
    <w:multiLevelType w:val="hybridMultilevel"/>
    <w:tmpl w:val="CCF8C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B1FFF"/>
    <w:multiLevelType w:val="hybridMultilevel"/>
    <w:tmpl w:val="23745D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3114D"/>
    <w:multiLevelType w:val="hybridMultilevel"/>
    <w:tmpl w:val="0A50F7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A7864"/>
    <w:multiLevelType w:val="multilevel"/>
    <w:tmpl w:val="C24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C64AD"/>
    <w:multiLevelType w:val="hybridMultilevel"/>
    <w:tmpl w:val="B97C8414"/>
    <w:lvl w:ilvl="0" w:tplc="6FA45AA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73B78"/>
    <w:multiLevelType w:val="hybridMultilevel"/>
    <w:tmpl w:val="2E1EA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BA4EC8"/>
    <w:multiLevelType w:val="hybridMultilevel"/>
    <w:tmpl w:val="3EC802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A502F"/>
    <w:multiLevelType w:val="hybridMultilevel"/>
    <w:tmpl w:val="90861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1C5789"/>
    <w:multiLevelType w:val="hybridMultilevel"/>
    <w:tmpl w:val="D688B3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894D10"/>
    <w:multiLevelType w:val="hybridMultilevel"/>
    <w:tmpl w:val="0A50F7F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764B6C"/>
    <w:multiLevelType w:val="hybridMultilevel"/>
    <w:tmpl w:val="2E12F8B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737973">
    <w:abstractNumId w:val="7"/>
  </w:num>
  <w:num w:numId="2" w16cid:durableId="1592272104">
    <w:abstractNumId w:val="5"/>
  </w:num>
  <w:num w:numId="3" w16cid:durableId="764304286">
    <w:abstractNumId w:val="1"/>
  </w:num>
  <w:num w:numId="4" w16cid:durableId="277100656">
    <w:abstractNumId w:val="8"/>
  </w:num>
  <w:num w:numId="5" w16cid:durableId="1741634896">
    <w:abstractNumId w:val="0"/>
  </w:num>
  <w:num w:numId="6" w16cid:durableId="610666254">
    <w:abstractNumId w:val="6"/>
  </w:num>
  <w:num w:numId="7" w16cid:durableId="1587419881">
    <w:abstractNumId w:val="10"/>
  </w:num>
  <w:num w:numId="8" w16cid:durableId="1828787462">
    <w:abstractNumId w:val="4"/>
  </w:num>
  <w:num w:numId="9" w16cid:durableId="635571824">
    <w:abstractNumId w:val="2"/>
  </w:num>
  <w:num w:numId="10" w16cid:durableId="594943900">
    <w:abstractNumId w:val="9"/>
  </w:num>
  <w:num w:numId="11" w16cid:durableId="13587475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u, Yaping (Ext)">
    <w15:presenceInfo w15:providerId="AD" w15:userId="S::LIUYA8J@novartis.net::f573593e-5a6a-4224-9cde-434853a04c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78"/>
    <w:rsid w:val="000067ED"/>
    <w:rsid w:val="00020101"/>
    <w:rsid w:val="00022B58"/>
    <w:rsid w:val="00027D6E"/>
    <w:rsid w:val="000406F9"/>
    <w:rsid w:val="00044763"/>
    <w:rsid w:val="00051CC1"/>
    <w:rsid w:val="00052B31"/>
    <w:rsid w:val="00066137"/>
    <w:rsid w:val="00072F32"/>
    <w:rsid w:val="00085A11"/>
    <w:rsid w:val="000868F9"/>
    <w:rsid w:val="000874AA"/>
    <w:rsid w:val="000875D9"/>
    <w:rsid w:val="0009323E"/>
    <w:rsid w:val="000A144B"/>
    <w:rsid w:val="000A2155"/>
    <w:rsid w:val="000A7992"/>
    <w:rsid w:val="000B5B40"/>
    <w:rsid w:val="000C5131"/>
    <w:rsid w:val="000C716D"/>
    <w:rsid w:val="000E082B"/>
    <w:rsid w:val="000E25B0"/>
    <w:rsid w:val="000E60A0"/>
    <w:rsid w:val="000F403E"/>
    <w:rsid w:val="000F4349"/>
    <w:rsid w:val="000F5AC3"/>
    <w:rsid w:val="00104220"/>
    <w:rsid w:val="00106B03"/>
    <w:rsid w:val="001077EF"/>
    <w:rsid w:val="0011437F"/>
    <w:rsid w:val="00121820"/>
    <w:rsid w:val="0012533B"/>
    <w:rsid w:val="001446A0"/>
    <w:rsid w:val="00145071"/>
    <w:rsid w:val="0015202D"/>
    <w:rsid w:val="00155CF2"/>
    <w:rsid w:val="001570C4"/>
    <w:rsid w:val="00160500"/>
    <w:rsid w:val="00176E0D"/>
    <w:rsid w:val="00177C4D"/>
    <w:rsid w:val="00181368"/>
    <w:rsid w:val="00183616"/>
    <w:rsid w:val="00190716"/>
    <w:rsid w:val="001920DD"/>
    <w:rsid w:val="00193EC1"/>
    <w:rsid w:val="00195913"/>
    <w:rsid w:val="00197757"/>
    <w:rsid w:val="001B0BA0"/>
    <w:rsid w:val="001B7476"/>
    <w:rsid w:val="001C6F32"/>
    <w:rsid w:val="001C7DB8"/>
    <w:rsid w:val="001D4B20"/>
    <w:rsid w:val="001D711B"/>
    <w:rsid w:val="001E3F21"/>
    <w:rsid w:val="001F284F"/>
    <w:rsid w:val="001F2D7B"/>
    <w:rsid w:val="001F390A"/>
    <w:rsid w:val="001F7B20"/>
    <w:rsid w:val="001F7B95"/>
    <w:rsid w:val="00201582"/>
    <w:rsid w:val="00213799"/>
    <w:rsid w:val="002231EC"/>
    <w:rsid w:val="00223BE8"/>
    <w:rsid w:val="00230A5C"/>
    <w:rsid w:val="002322CD"/>
    <w:rsid w:val="00236338"/>
    <w:rsid w:val="00237EAF"/>
    <w:rsid w:val="00237FE1"/>
    <w:rsid w:val="00241179"/>
    <w:rsid w:val="002454C9"/>
    <w:rsid w:val="0025189D"/>
    <w:rsid w:val="00253AB1"/>
    <w:rsid w:val="00257D64"/>
    <w:rsid w:val="00267387"/>
    <w:rsid w:val="002700EA"/>
    <w:rsid w:val="00275894"/>
    <w:rsid w:val="00275DEF"/>
    <w:rsid w:val="00282884"/>
    <w:rsid w:val="002943E5"/>
    <w:rsid w:val="00297CA1"/>
    <w:rsid w:val="002A5C08"/>
    <w:rsid w:val="002B4DA6"/>
    <w:rsid w:val="002D1D68"/>
    <w:rsid w:val="002D3DF2"/>
    <w:rsid w:val="002E5FA6"/>
    <w:rsid w:val="002E60C1"/>
    <w:rsid w:val="00300626"/>
    <w:rsid w:val="003019FC"/>
    <w:rsid w:val="00305DF9"/>
    <w:rsid w:val="003075CA"/>
    <w:rsid w:val="00323643"/>
    <w:rsid w:val="003351F6"/>
    <w:rsid w:val="00335A58"/>
    <w:rsid w:val="00335B10"/>
    <w:rsid w:val="00340A1F"/>
    <w:rsid w:val="00342A2C"/>
    <w:rsid w:val="00347805"/>
    <w:rsid w:val="00347B89"/>
    <w:rsid w:val="00350B41"/>
    <w:rsid w:val="003520D1"/>
    <w:rsid w:val="00352F26"/>
    <w:rsid w:val="003610B6"/>
    <w:rsid w:val="003621BB"/>
    <w:rsid w:val="00363B63"/>
    <w:rsid w:val="00376ADB"/>
    <w:rsid w:val="00377534"/>
    <w:rsid w:val="00383D16"/>
    <w:rsid w:val="00392F32"/>
    <w:rsid w:val="003948FA"/>
    <w:rsid w:val="00395066"/>
    <w:rsid w:val="00396956"/>
    <w:rsid w:val="003A57C0"/>
    <w:rsid w:val="003A5CA0"/>
    <w:rsid w:val="003A5E9B"/>
    <w:rsid w:val="003B1451"/>
    <w:rsid w:val="003B3FDD"/>
    <w:rsid w:val="003B505C"/>
    <w:rsid w:val="003B6AF7"/>
    <w:rsid w:val="003C58CB"/>
    <w:rsid w:val="003E3754"/>
    <w:rsid w:val="003E573A"/>
    <w:rsid w:val="003E72EC"/>
    <w:rsid w:val="003E740C"/>
    <w:rsid w:val="003F1BD8"/>
    <w:rsid w:val="003F5653"/>
    <w:rsid w:val="003F748D"/>
    <w:rsid w:val="0040550F"/>
    <w:rsid w:val="00405AB4"/>
    <w:rsid w:val="004065C8"/>
    <w:rsid w:val="00410ED1"/>
    <w:rsid w:val="0043294A"/>
    <w:rsid w:val="004419A3"/>
    <w:rsid w:val="00445870"/>
    <w:rsid w:val="0044590E"/>
    <w:rsid w:val="00446608"/>
    <w:rsid w:val="004538D8"/>
    <w:rsid w:val="0046397B"/>
    <w:rsid w:val="00463E2A"/>
    <w:rsid w:val="00471BA9"/>
    <w:rsid w:val="004725AE"/>
    <w:rsid w:val="00472EB5"/>
    <w:rsid w:val="00474D20"/>
    <w:rsid w:val="0048199C"/>
    <w:rsid w:val="00484D27"/>
    <w:rsid w:val="00487BE0"/>
    <w:rsid w:val="00493CB8"/>
    <w:rsid w:val="004A2FD5"/>
    <w:rsid w:val="004B3C87"/>
    <w:rsid w:val="004B7354"/>
    <w:rsid w:val="004C1DA9"/>
    <w:rsid w:val="004C1DFB"/>
    <w:rsid w:val="004C1E7A"/>
    <w:rsid w:val="004C2362"/>
    <w:rsid w:val="004D08EB"/>
    <w:rsid w:val="004D227F"/>
    <w:rsid w:val="004D3A57"/>
    <w:rsid w:val="004E1C68"/>
    <w:rsid w:val="004E32AA"/>
    <w:rsid w:val="004E69FA"/>
    <w:rsid w:val="004F2931"/>
    <w:rsid w:val="00503436"/>
    <w:rsid w:val="00514D81"/>
    <w:rsid w:val="005167ED"/>
    <w:rsid w:val="00524256"/>
    <w:rsid w:val="00524B41"/>
    <w:rsid w:val="00531940"/>
    <w:rsid w:val="00534417"/>
    <w:rsid w:val="0053673D"/>
    <w:rsid w:val="00536A36"/>
    <w:rsid w:val="005403C8"/>
    <w:rsid w:val="0054447A"/>
    <w:rsid w:val="005514D0"/>
    <w:rsid w:val="0055164C"/>
    <w:rsid w:val="00551DD4"/>
    <w:rsid w:val="00553BC7"/>
    <w:rsid w:val="00553C0A"/>
    <w:rsid w:val="00555F21"/>
    <w:rsid w:val="00564147"/>
    <w:rsid w:val="005644B8"/>
    <w:rsid w:val="0056617D"/>
    <w:rsid w:val="0057000B"/>
    <w:rsid w:val="00580680"/>
    <w:rsid w:val="00594C79"/>
    <w:rsid w:val="005A3BF0"/>
    <w:rsid w:val="005A5357"/>
    <w:rsid w:val="005A650A"/>
    <w:rsid w:val="005A6CD6"/>
    <w:rsid w:val="005B468E"/>
    <w:rsid w:val="005B5136"/>
    <w:rsid w:val="005C00B9"/>
    <w:rsid w:val="005C3B1F"/>
    <w:rsid w:val="005C645E"/>
    <w:rsid w:val="005C7F70"/>
    <w:rsid w:val="005E09D3"/>
    <w:rsid w:val="005E46CC"/>
    <w:rsid w:val="005E519A"/>
    <w:rsid w:val="005E7F9F"/>
    <w:rsid w:val="005F0548"/>
    <w:rsid w:val="005F7873"/>
    <w:rsid w:val="006064CF"/>
    <w:rsid w:val="00610F55"/>
    <w:rsid w:val="00614DBD"/>
    <w:rsid w:val="006226E5"/>
    <w:rsid w:val="00623EE3"/>
    <w:rsid w:val="00625C98"/>
    <w:rsid w:val="00630514"/>
    <w:rsid w:val="00645E88"/>
    <w:rsid w:val="006563B7"/>
    <w:rsid w:val="00656791"/>
    <w:rsid w:val="00661B4C"/>
    <w:rsid w:val="006627EC"/>
    <w:rsid w:val="00672B72"/>
    <w:rsid w:val="00680C03"/>
    <w:rsid w:val="00696391"/>
    <w:rsid w:val="006C5362"/>
    <w:rsid w:val="006C7259"/>
    <w:rsid w:val="006E457F"/>
    <w:rsid w:val="006F0483"/>
    <w:rsid w:val="007159EC"/>
    <w:rsid w:val="007301AD"/>
    <w:rsid w:val="00733726"/>
    <w:rsid w:val="007454D0"/>
    <w:rsid w:val="00753712"/>
    <w:rsid w:val="007646EB"/>
    <w:rsid w:val="00764F1D"/>
    <w:rsid w:val="00764F5E"/>
    <w:rsid w:val="0076597C"/>
    <w:rsid w:val="00772E89"/>
    <w:rsid w:val="00776AF0"/>
    <w:rsid w:val="007801CD"/>
    <w:rsid w:val="00793A43"/>
    <w:rsid w:val="007949AA"/>
    <w:rsid w:val="007A0686"/>
    <w:rsid w:val="007A21DE"/>
    <w:rsid w:val="007A506D"/>
    <w:rsid w:val="007C0B11"/>
    <w:rsid w:val="007C534F"/>
    <w:rsid w:val="007D13EB"/>
    <w:rsid w:val="007D640A"/>
    <w:rsid w:val="007E0F21"/>
    <w:rsid w:val="007E27E3"/>
    <w:rsid w:val="007E4CC5"/>
    <w:rsid w:val="007E6E6A"/>
    <w:rsid w:val="007F77C1"/>
    <w:rsid w:val="008038A7"/>
    <w:rsid w:val="00814917"/>
    <w:rsid w:val="00817321"/>
    <w:rsid w:val="00824CD2"/>
    <w:rsid w:val="0082511F"/>
    <w:rsid w:val="00826962"/>
    <w:rsid w:val="00831971"/>
    <w:rsid w:val="00836883"/>
    <w:rsid w:val="008406F2"/>
    <w:rsid w:val="00845DFF"/>
    <w:rsid w:val="00846FBC"/>
    <w:rsid w:val="00852F1D"/>
    <w:rsid w:val="00855C19"/>
    <w:rsid w:val="00862FCD"/>
    <w:rsid w:val="00873611"/>
    <w:rsid w:val="008801F8"/>
    <w:rsid w:val="00883A84"/>
    <w:rsid w:val="00887DE6"/>
    <w:rsid w:val="008B24D4"/>
    <w:rsid w:val="008B7DC8"/>
    <w:rsid w:val="008C2F0D"/>
    <w:rsid w:val="008C3ABF"/>
    <w:rsid w:val="008C43AE"/>
    <w:rsid w:val="008C487D"/>
    <w:rsid w:val="008C4AD0"/>
    <w:rsid w:val="008D7CDA"/>
    <w:rsid w:val="008E0D6E"/>
    <w:rsid w:val="008E5D7F"/>
    <w:rsid w:val="008F2FC7"/>
    <w:rsid w:val="009011A2"/>
    <w:rsid w:val="0090203B"/>
    <w:rsid w:val="0090431C"/>
    <w:rsid w:val="00904368"/>
    <w:rsid w:val="00904781"/>
    <w:rsid w:val="009051EC"/>
    <w:rsid w:val="00905794"/>
    <w:rsid w:val="009257D8"/>
    <w:rsid w:val="00931241"/>
    <w:rsid w:val="00940B71"/>
    <w:rsid w:val="00942101"/>
    <w:rsid w:val="0094472D"/>
    <w:rsid w:val="00946346"/>
    <w:rsid w:val="009471D7"/>
    <w:rsid w:val="00950211"/>
    <w:rsid w:val="00955797"/>
    <w:rsid w:val="0095710B"/>
    <w:rsid w:val="00957BBD"/>
    <w:rsid w:val="0098408F"/>
    <w:rsid w:val="00987481"/>
    <w:rsid w:val="00992D66"/>
    <w:rsid w:val="00993BCC"/>
    <w:rsid w:val="0099628C"/>
    <w:rsid w:val="00996CA8"/>
    <w:rsid w:val="009B080B"/>
    <w:rsid w:val="009B1AD1"/>
    <w:rsid w:val="009B2EA9"/>
    <w:rsid w:val="009B7381"/>
    <w:rsid w:val="009D0198"/>
    <w:rsid w:val="009D2CF1"/>
    <w:rsid w:val="009D4649"/>
    <w:rsid w:val="009D7FED"/>
    <w:rsid w:val="009E190A"/>
    <w:rsid w:val="009E1BC5"/>
    <w:rsid w:val="009E7BBA"/>
    <w:rsid w:val="009F22AE"/>
    <w:rsid w:val="009F3CDA"/>
    <w:rsid w:val="009F5DB7"/>
    <w:rsid w:val="00A006CE"/>
    <w:rsid w:val="00A016FE"/>
    <w:rsid w:val="00A15E05"/>
    <w:rsid w:val="00A20AD8"/>
    <w:rsid w:val="00A36912"/>
    <w:rsid w:val="00A42134"/>
    <w:rsid w:val="00A452FC"/>
    <w:rsid w:val="00A53CD4"/>
    <w:rsid w:val="00A5751C"/>
    <w:rsid w:val="00A67E6F"/>
    <w:rsid w:val="00A96905"/>
    <w:rsid w:val="00A96EE5"/>
    <w:rsid w:val="00AA0F06"/>
    <w:rsid w:val="00AA24B3"/>
    <w:rsid w:val="00AA7288"/>
    <w:rsid w:val="00AB5A7C"/>
    <w:rsid w:val="00AC2C60"/>
    <w:rsid w:val="00AC50DA"/>
    <w:rsid w:val="00AC65AB"/>
    <w:rsid w:val="00AC751A"/>
    <w:rsid w:val="00AD002E"/>
    <w:rsid w:val="00AD0A74"/>
    <w:rsid w:val="00AD0FDE"/>
    <w:rsid w:val="00AD24DF"/>
    <w:rsid w:val="00AD4D1E"/>
    <w:rsid w:val="00AE754D"/>
    <w:rsid w:val="00AE797C"/>
    <w:rsid w:val="00AE7F71"/>
    <w:rsid w:val="00AF3E44"/>
    <w:rsid w:val="00B03F94"/>
    <w:rsid w:val="00B12CA3"/>
    <w:rsid w:val="00B237A5"/>
    <w:rsid w:val="00B35714"/>
    <w:rsid w:val="00B37FED"/>
    <w:rsid w:val="00B42BA5"/>
    <w:rsid w:val="00B44771"/>
    <w:rsid w:val="00B44D0C"/>
    <w:rsid w:val="00B50226"/>
    <w:rsid w:val="00B60558"/>
    <w:rsid w:val="00B614DF"/>
    <w:rsid w:val="00B72393"/>
    <w:rsid w:val="00B74BBD"/>
    <w:rsid w:val="00B77994"/>
    <w:rsid w:val="00B82F9B"/>
    <w:rsid w:val="00B85ED9"/>
    <w:rsid w:val="00B86552"/>
    <w:rsid w:val="00B87E88"/>
    <w:rsid w:val="00B920CC"/>
    <w:rsid w:val="00B9368B"/>
    <w:rsid w:val="00B945C2"/>
    <w:rsid w:val="00B9669D"/>
    <w:rsid w:val="00BA060A"/>
    <w:rsid w:val="00BA099D"/>
    <w:rsid w:val="00BA7A24"/>
    <w:rsid w:val="00BB24C5"/>
    <w:rsid w:val="00BB2E8B"/>
    <w:rsid w:val="00BB4557"/>
    <w:rsid w:val="00BB6983"/>
    <w:rsid w:val="00BC18E2"/>
    <w:rsid w:val="00BD2145"/>
    <w:rsid w:val="00BD3AB2"/>
    <w:rsid w:val="00BD5E22"/>
    <w:rsid w:val="00BD65A1"/>
    <w:rsid w:val="00BD7326"/>
    <w:rsid w:val="00BD734C"/>
    <w:rsid w:val="00BD776D"/>
    <w:rsid w:val="00BE2E20"/>
    <w:rsid w:val="00BF5521"/>
    <w:rsid w:val="00C12100"/>
    <w:rsid w:val="00C13E3F"/>
    <w:rsid w:val="00C14AC2"/>
    <w:rsid w:val="00C16060"/>
    <w:rsid w:val="00C217AC"/>
    <w:rsid w:val="00C219FE"/>
    <w:rsid w:val="00C2271E"/>
    <w:rsid w:val="00C24DD0"/>
    <w:rsid w:val="00C26225"/>
    <w:rsid w:val="00C3113D"/>
    <w:rsid w:val="00C3199E"/>
    <w:rsid w:val="00C35B3A"/>
    <w:rsid w:val="00C402B3"/>
    <w:rsid w:val="00C45E24"/>
    <w:rsid w:val="00C60043"/>
    <w:rsid w:val="00C60737"/>
    <w:rsid w:val="00C60C3D"/>
    <w:rsid w:val="00C62ECF"/>
    <w:rsid w:val="00C8019A"/>
    <w:rsid w:val="00C835D1"/>
    <w:rsid w:val="00C8563A"/>
    <w:rsid w:val="00C938C7"/>
    <w:rsid w:val="00C942DE"/>
    <w:rsid w:val="00CA5799"/>
    <w:rsid w:val="00CA5F48"/>
    <w:rsid w:val="00CB5F68"/>
    <w:rsid w:val="00CB7127"/>
    <w:rsid w:val="00CC1203"/>
    <w:rsid w:val="00CC3DC0"/>
    <w:rsid w:val="00CC737F"/>
    <w:rsid w:val="00CC7879"/>
    <w:rsid w:val="00CD08D5"/>
    <w:rsid w:val="00CF514E"/>
    <w:rsid w:val="00D06321"/>
    <w:rsid w:val="00D14FAA"/>
    <w:rsid w:val="00D17374"/>
    <w:rsid w:val="00D27878"/>
    <w:rsid w:val="00D33C53"/>
    <w:rsid w:val="00D427F6"/>
    <w:rsid w:val="00D42822"/>
    <w:rsid w:val="00D5673A"/>
    <w:rsid w:val="00D6742B"/>
    <w:rsid w:val="00D67727"/>
    <w:rsid w:val="00D72BD3"/>
    <w:rsid w:val="00D82097"/>
    <w:rsid w:val="00D847AD"/>
    <w:rsid w:val="00DA11E6"/>
    <w:rsid w:val="00DC2C92"/>
    <w:rsid w:val="00DC38EC"/>
    <w:rsid w:val="00DC485E"/>
    <w:rsid w:val="00DD1D03"/>
    <w:rsid w:val="00DD7378"/>
    <w:rsid w:val="00DD771E"/>
    <w:rsid w:val="00DF1791"/>
    <w:rsid w:val="00DF1F5A"/>
    <w:rsid w:val="00DF2C4B"/>
    <w:rsid w:val="00DF4C4B"/>
    <w:rsid w:val="00DF7CCA"/>
    <w:rsid w:val="00E016BE"/>
    <w:rsid w:val="00E02869"/>
    <w:rsid w:val="00E114EF"/>
    <w:rsid w:val="00E11F35"/>
    <w:rsid w:val="00E122EC"/>
    <w:rsid w:val="00E12938"/>
    <w:rsid w:val="00E149A6"/>
    <w:rsid w:val="00E165F3"/>
    <w:rsid w:val="00E21DEC"/>
    <w:rsid w:val="00E26E90"/>
    <w:rsid w:val="00E43CEB"/>
    <w:rsid w:val="00E52797"/>
    <w:rsid w:val="00E559FE"/>
    <w:rsid w:val="00E618E2"/>
    <w:rsid w:val="00E65A5A"/>
    <w:rsid w:val="00E65F2D"/>
    <w:rsid w:val="00E674DD"/>
    <w:rsid w:val="00E76A78"/>
    <w:rsid w:val="00E8194E"/>
    <w:rsid w:val="00E81BEB"/>
    <w:rsid w:val="00E8510F"/>
    <w:rsid w:val="00E8732E"/>
    <w:rsid w:val="00E87956"/>
    <w:rsid w:val="00E965BE"/>
    <w:rsid w:val="00EA247A"/>
    <w:rsid w:val="00EA2C85"/>
    <w:rsid w:val="00EA4B78"/>
    <w:rsid w:val="00EA7EEB"/>
    <w:rsid w:val="00EB3A99"/>
    <w:rsid w:val="00EB48E6"/>
    <w:rsid w:val="00EB5628"/>
    <w:rsid w:val="00EB59F6"/>
    <w:rsid w:val="00EB6230"/>
    <w:rsid w:val="00EC0932"/>
    <w:rsid w:val="00EC2380"/>
    <w:rsid w:val="00EC6931"/>
    <w:rsid w:val="00EC6B6C"/>
    <w:rsid w:val="00ED2388"/>
    <w:rsid w:val="00ED61A2"/>
    <w:rsid w:val="00ED6CDE"/>
    <w:rsid w:val="00EE1447"/>
    <w:rsid w:val="00EE2AAB"/>
    <w:rsid w:val="00EF484F"/>
    <w:rsid w:val="00F02F27"/>
    <w:rsid w:val="00F03E78"/>
    <w:rsid w:val="00F16B30"/>
    <w:rsid w:val="00F35999"/>
    <w:rsid w:val="00F4019E"/>
    <w:rsid w:val="00F449C9"/>
    <w:rsid w:val="00F45B2E"/>
    <w:rsid w:val="00F528DE"/>
    <w:rsid w:val="00F53300"/>
    <w:rsid w:val="00F53EF7"/>
    <w:rsid w:val="00F61F60"/>
    <w:rsid w:val="00F65AED"/>
    <w:rsid w:val="00F67432"/>
    <w:rsid w:val="00F71F40"/>
    <w:rsid w:val="00F720FD"/>
    <w:rsid w:val="00F874D9"/>
    <w:rsid w:val="00F93851"/>
    <w:rsid w:val="00FA372C"/>
    <w:rsid w:val="00FB0CCF"/>
    <w:rsid w:val="00FC2CA3"/>
    <w:rsid w:val="00FD1F7D"/>
    <w:rsid w:val="00FD236A"/>
    <w:rsid w:val="00FE1DD0"/>
    <w:rsid w:val="00FE7564"/>
    <w:rsid w:val="00FF0ADC"/>
    <w:rsid w:val="00FF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BDC6"/>
  <w15:chartTrackingRefBased/>
  <w15:docId w15:val="{FC88EE91-F798-4B48-8F57-7F5A760F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6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A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7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2271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337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7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4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DD0"/>
  </w:style>
  <w:style w:type="paragraph" w:styleId="Footer">
    <w:name w:val="footer"/>
    <w:basedOn w:val="Normal"/>
    <w:link w:val="FooterChar"/>
    <w:uiPriority w:val="99"/>
    <w:unhideWhenUsed/>
    <w:rsid w:val="00C24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cid:EB94FCDC-9850-4633-AE93-D369E3A3FC19" TargetMode="External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9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microsoft.com/office/2011/relationships/people" Target="people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EF690-FEB0-445A-A843-C06FBB56986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9bec58-8084-492e-8360-0e1cfe36408c}" enabled="1" method="Standard" siteId="{f35a6974-607f-47d4-82d7-ff31d7dc53a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11009</TotalTime>
  <Pages>121</Pages>
  <Words>2407</Words>
  <Characters>16230</Characters>
  <Application>Microsoft Office Word</Application>
  <DocSecurity>0</DocSecurity>
  <Lines>601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Novartis Pharma AG</Company>
  <LinksUpToDate>false</LinksUpToDate>
  <CharactersWithSpaces>18272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Yaping (Ext)</dc:creator>
  <cp:keywords/>
  <dc:description/>
  <cp:lastModifiedBy>Liu, Yaping (Ext)</cp:lastModifiedBy>
  <cp:revision>470</cp:revision>
  <dcterms:created xsi:type="dcterms:W3CDTF">2026-07-09T19:19:00Z</dcterms:created>
  <dcterms:modified xsi:type="dcterms:W3CDTF">2026-08-21T14:53:00Z</dcterms:modified>
</cp:coreProperties>
</file>